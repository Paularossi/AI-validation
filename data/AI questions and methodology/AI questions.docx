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BF0FB7" w14:textId="77777777" w:rsidR="00E74639" w:rsidRPr="00D17A86" w:rsidRDefault="00E74639" w:rsidP="00E74639">
      <w:pPr>
        <w:rPr>
          <w:b/>
          <w:bCs/>
          <w:lang w:eastAsia="en-GB"/>
        </w:rPr>
      </w:pPr>
      <w:r w:rsidRPr="00D17A86">
        <w:rPr>
          <w:b/>
          <w:bCs/>
          <w:lang w:eastAsia="en-GB"/>
        </w:rPr>
        <w:t># the questions need: (1) to be mutually exclusive, (2) to have a definition and (3) to give examples</w:t>
      </w:r>
    </w:p>
    <w:p w14:paraId="23CA8FD0" w14:textId="1D851675" w:rsidR="00E74639" w:rsidDel="00991D37" w:rsidRDefault="00E74639" w:rsidP="00E74639">
      <w:pPr>
        <w:rPr>
          <w:del w:id="0" w:author="Gitu, Paula (DAD)" w:date="2024-12-03T17:10:00Z"/>
          <w:b/>
          <w:bCs/>
          <w:lang w:eastAsia="en-GB"/>
        </w:rPr>
      </w:pPr>
      <w:del w:id="1" w:author="Gitu, Paula (DAD)" w:date="2024-12-03T17:10:00Z">
        <w:r w:rsidRPr="00D17A86" w:rsidDel="00991D37">
          <w:rPr>
            <w:b/>
            <w:bCs/>
            <w:lang w:eastAsia="en-GB"/>
          </w:rPr>
          <w:delText># add a new question about the target audience and give explanations for each category (remove "for kids" from marketing strategies)</w:delText>
        </w:r>
      </w:del>
    </w:p>
    <w:p w14:paraId="10C76C3B" w14:textId="6AAA61CE" w:rsidR="00E333D5" w:rsidRPr="00D17A86" w:rsidRDefault="00E333D5" w:rsidP="00E74639">
      <w:pPr>
        <w:rPr>
          <w:b/>
          <w:bCs/>
          <w:lang w:eastAsia="en-GB"/>
        </w:rPr>
      </w:pPr>
      <w:r>
        <w:rPr>
          <w:b/>
          <w:bCs/>
          <w:lang w:eastAsia="en-GB"/>
        </w:rPr>
        <w:t xml:space="preserve"># For each category, the questions appear in the order that they are written, so for example for Ad Type, the first question that the AI sees </w:t>
      </w:r>
      <w:r w:rsidRPr="0058465A">
        <w:rPr>
          <w:b/>
          <w:bCs/>
          <w:lang w:eastAsia="en-GB"/>
        </w:rPr>
        <w:t>is "FOOD_PRODUCT_COMPANY", then “FOOD_PRODUCT_NONFOOD_COMPANY” and so on.</w:t>
      </w:r>
    </w:p>
    <w:p w14:paraId="2633CEB0" w14:textId="5C229056" w:rsidR="00EC2BF1" w:rsidRPr="00EC2BF1" w:rsidRDefault="00EC2BF1" w:rsidP="00D17A86">
      <w:pPr>
        <w:pStyle w:val="Heading2"/>
        <w:rPr>
          <w:lang w:eastAsia="en-GB"/>
        </w:rPr>
      </w:pPr>
      <w:r>
        <w:rPr>
          <w:lang w:eastAsia="en-GB"/>
        </w:rPr>
        <w:t>Initial instruction</w:t>
      </w:r>
      <w:r w:rsidR="00987F17">
        <w:rPr>
          <w:lang w:eastAsia="en-GB"/>
        </w:rPr>
        <w:t>s</w:t>
      </w:r>
      <w:r>
        <w:rPr>
          <w:lang w:eastAsia="en-GB"/>
        </w:rPr>
        <w:t xml:space="preserve"> for the AI</w:t>
      </w:r>
    </w:p>
    <w:p w14:paraId="34DCE85F" w14:textId="2070E5FD" w:rsidR="00442FF0" w:rsidRPr="00442FF0" w:rsidRDefault="00442FF0" w:rsidP="00442FF0">
      <w:pPr>
        <w:rPr>
          <w:lang w:eastAsia="en-GB"/>
        </w:rPr>
      </w:pPr>
      <w:r w:rsidRPr="00442FF0">
        <w:rPr>
          <w:lang w:eastAsia="en-GB"/>
        </w:rPr>
        <w:t>instructions_1 = (</w:t>
      </w:r>
    </w:p>
    <w:p w14:paraId="19CB63AC" w14:textId="440B9A6A" w:rsidR="00442FF0" w:rsidRPr="00442FF0" w:rsidRDefault="00442FF0" w:rsidP="00442FF0">
      <w:pPr>
        <w:rPr>
          <w:lang w:eastAsia="en-GB"/>
        </w:rPr>
      </w:pPr>
      <w:r w:rsidRPr="00442FF0">
        <w:rPr>
          <w:lang w:eastAsia="en-GB"/>
        </w:rPr>
        <w:t xml:space="preserve">    "You will be provided with a picture of </w:t>
      </w:r>
      <w:r w:rsidR="000B454C">
        <w:rPr>
          <w:lang w:eastAsia="en-GB"/>
        </w:rPr>
        <w:t>a Facebook</w:t>
      </w:r>
      <w:r w:rsidRPr="00442FF0">
        <w:rPr>
          <w:lang w:eastAsia="en-GB"/>
        </w:rPr>
        <w:t xml:space="preserve"> advertisement delivered to </w:t>
      </w:r>
      <w:r w:rsidR="000B454C">
        <w:rPr>
          <w:lang w:eastAsia="en-GB"/>
        </w:rPr>
        <w:t xml:space="preserve">people in </w:t>
      </w:r>
      <w:r w:rsidRPr="00442FF0">
        <w:rPr>
          <w:lang w:eastAsia="en-GB"/>
        </w:rPr>
        <w:t>Belgium/</w:t>
      </w:r>
      <w:r w:rsidR="000B454C">
        <w:rPr>
          <w:lang w:eastAsia="en-GB"/>
        </w:rPr>
        <w:t xml:space="preserve">The </w:t>
      </w:r>
      <w:r w:rsidRPr="00442FF0">
        <w:rPr>
          <w:lang w:eastAsia="en-GB"/>
        </w:rPr>
        <w:t xml:space="preserve">Netherlands, its corresponding text, either in English, French or Dutch, </w:t>
      </w:r>
      <w:commentRangeStart w:id="2"/>
      <w:commentRangeStart w:id="3"/>
      <w:r w:rsidRPr="00442FF0">
        <w:rPr>
          <w:lang w:eastAsia="en-GB"/>
        </w:rPr>
        <w:t xml:space="preserve">and the name of the company </w:t>
      </w:r>
      <w:commentRangeEnd w:id="2"/>
      <w:r w:rsidR="000B454C">
        <w:rPr>
          <w:rStyle w:val="CommentReference"/>
        </w:rPr>
        <w:commentReference w:id="2"/>
      </w:r>
      <w:commentRangeEnd w:id="3"/>
      <w:r w:rsidR="00DA27B7">
        <w:rPr>
          <w:rStyle w:val="CommentReference"/>
        </w:rPr>
        <w:commentReference w:id="3"/>
      </w:r>
      <w:r w:rsidRPr="00442FF0">
        <w:rPr>
          <w:lang w:eastAsia="en-GB"/>
        </w:rPr>
        <w:t>running the ad. "</w:t>
      </w:r>
    </w:p>
    <w:p w14:paraId="2ABB8B30" w14:textId="77777777" w:rsidR="00442FF0" w:rsidRPr="00442FF0" w:rsidRDefault="00442FF0" w:rsidP="00442FF0">
      <w:pPr>
        <w:rPr>
          <w:lang w:eastAsia="en-GB"/>
        </w:rPr>
      </w:pPr>
      <w:r w:rsidRPr="00442FF0">
        <w:rPr>
          <w:lang w:eastAsia="en-GB"/>
        </w:rPr>
        <w:t>    "You will be given sets of questions on different topics regarding the content of the advertisement, along with definitions and examples for each question. "</w:t>
      </w:r>
    </w:p>
    <w:p w14:paraId="77D771C6" w14:textId="77777777" w:rsidR="00442FF0" w:rsidRPr="00442FF0" w:rsidRDefault="00442FF0" w:rsidP="00442FF0">
      <w:pPr>
        <w:rPr>
          <w:lang w:eastAsia="en-GB"/>
        </w:rPr>
      </w:pPr>
      <w:r w:rsidRPr="00442FF0">
        <w:rPr>
          <w:lang w:eastAsia="en-GB"/>
        </w:rPr>
        <w:t xml:space="preserve">    "You need to answer all the questions with </w:t>
      </w:r>
      <w:commentRangeStart w:id="4"/>
      <w:commentRangeStart w:id="5"/>
      <w:r w:rsidRPr="00442FF0">
        <w:rPr>
          <w:lang w:eastAsia="en-GB"/>
        </w:rPr>
        <w:t>Yes/No</w:t>
      </w:r>
      <w:commentRangeEnd w:id="4"/>
      <w:r w:rsidR="000B454C">
        <w:rPr>
          <w:rStyle w:val="CommentReference"/>
        </w:rPr>
        <w:commentReference w:id="4"/>
      </w:r>
      <w:commentRangeEnd w:id="5"/>
      <w:r w:rsidR="00DA27B7">
        <w:rPr>
          <w:rStyle w:val="CommentReference"/>
        </w:rPr>
        <w:commentReference w:id="5"/>
      </w:r>
      <w:r w:rsidRPr="00442FF0">
        <w:rPr>
          <w:lang w:eastAsia="en-GB"/>
        </w:rPr>
        <w:t>, along with a short explanation for the answer. "</w:t>
      </w:r>
    </w:p>
    <w:p w14:paraId="1F34A1C2" w14:textId="77777777" w:rsidR="00442FF0" w:rsidRPr="00442FF0" w:rsidRDefault="00442FF0" w:rsidP="00442FF0">
      <w:pPr>
        <w:rPr>
          <w:lang w:eastAsia="en-GB"/>
        </w:rPr>
      </w:pPr>
      <w:r w:rsidRPr="00442FF0">
        <w:rPr>
          <w:lang w:eastAsia="en-GB"/>
        </w:rPr>
        <w:t>    "Preserve a strictly structured answer to ease parsing of the text, by only writing the label of the question, the Yes/No answer and the explanation. "</w:t>
      </w:r>
    </w:p>
    <w:p w14:paraId="412E4773" w14:textId="77777777" w:rsidR="00442FF0" w:rsidRPr="00442FF0" w:rsidRDefault="00442FF0" w:rsidP="00442FF0">
      <w:pPr>
        <w:rPr>
          <w:lang w:eastAsia="en-GB"/>
        </w:rPr>
      </w:pPr>
      <w:r w:rsidRPr="00442FF0">
        <w:rPr>
          <w:lang w:eastAsia="en-GB"/>
        </w:rPr>
        <w:t>    "Write your answers like this: *CARTOON*: Yes/No - explanation; *CELEBRITY*: Yes/No - explanation; and so on. Ensure that the question label is between a set of stars. "</w:t>
      </w:r>
    </w:p>
    <w:p w14:paraId="2777D48E" w14:textId="77777777" w:rsidR="00442FF0" w:rsidRDefault="00442FF0" w:rsidP="00442FF0">
      <w:pPr>
        <w:rPr>
          <w:ins w:id="6" w:author="Gitu, Paula (DAD)" w:date="2024-12-03T16:28:00Z"/>
          <w:lang w:eastAsia="en-GB"/>
        </w:rPr>
      </w:pPr>
      <w:r w:rsidRPr="00442FF0">
        <w:rPr>
          <w:lang w:eastAsia="en-GB"/>
        </w:rPr>
        <w:t>    "Ensure that each answer includes a brief explanation of the features in the image/text that led to your choice. Ensure that you answer all questions. "</w:t>
      </w:r>
    </w:p>
    <w:p w14:paraId="5B8F84EE" w14:textId="38D2CD92" w:rsidR="00AC4741" w:rsidRPr="00AC4741" w:rsidRDefault="00AC4741">
      <w:pPr>
        <w:rPr>
          <w:ins w:id="7" w:author="Gitu, Paula (DAD)" w:date="2024-12-03T16:58:00Z"/>
          <w:color w:val="E6EDF3"/>
          <w:lang w:eastAsia="en-GB"/>
        </w:rPr>
        <w:pPrChange w:id="8" w:author="Gitu, Paula (DAD)" w:date="2024-12-03T16:58:00Z">
          <w:pPr>
            <w:shd w:val="clear" w:color="auto" w:fill="0D1117"/>
            <w:spacing w:after="0" w:line="285" w:lineRule="atLeast"/>
          </w:pPr>
        </w:pPrChange>
      </w:pPr>
      <w:commentRangeStart w:id="9"/>
      <w:ins w:id="10" w:author="Gitu, Paula (DAD)" w:date="2024-12-03T16:58:00Z">
        <w:r>
          <w:rPr>
            <w:lang w:eastAsia="en-GB"/>
          </w:rPr>
          <w:t xml:space="preserve">    </w:t>
        </w:r>
        <w:r w:rsidRPr="00AC4741">
          <w:rPr>
            <w:lang w:eastAsia="en-GB"/>
          </w:rPr>
          <w:t>"Lastly, you will be provided with a set of definitions, which will be needed to answer some of the questions: "</w:t>
        </w:r>
      </w:ins>
      <w:commentRangeEnd w:id="9"/>
      <w:ins w:id="11" w:author="Gitu, Paula (DAD)" w:date="2024-12-03T16:59:00Z">
        <w:r w:rsidR="009115F1">
          <w:rPr>
            <w:rStyle w:val="CommentReference"/>
          </w:rPr>
          <w:commentReference w:id="9"/>
        </w:r>
      </w:ins>
    </w:p>
    <w:p w14:paraId="2BEB92FA" w14:textId="77777777" w:rsidR="00AC4741" w:rsidRPr="00AC4741" w:rsidRDefault="00AC4741">
      <w:pPr>
        <w:rPr>
          <w:ins w:id="12" w:author="Gitu, Paula (DAD)" w:date="2024-12-03T16:58:00Z"/>
          <w:color w:val="E6EDF3"/>
          <w:lang w:eastAsia="en-GB"/>
        </w:rPr>
        <w:pPrChange w:id="13" w:author="Gitu, Paula (DAD)" w:date="2024-12-03T16:58:00Z">
          <w:pPr>
            <w:shd w:val="clear" w:color="auto" w:fill="0D1117"/>
            <w:spacing w:after="0" w:line="285" w:lineRule="atLeast"/>
          </w:pPr>
        </w:pPrChange>
      </w:pPr>
      <w:ins w:id="14" w:author="Gitu, Paula (DAD)" w:date="2024-12-03T16:58:00Z">
        <w:r w:rsidRPr="00AC4741">
          <w:rPr>
            <w:color w:val="E6EDF3"/>
            <w:lang w:eastAsia="en-GB"/>
          </w:rPr>
          <w:t xml:space="preserve">    </w:t>
        </w:r>
        <w:r w:rsidRPr="00AC4741">
          <w:rPr>
            <w:lang w:eastAsia="en-GB"/>
          </w:rPr>
          <w:t>"Food/drink manufacturing company or brand – a company or brand involved in producing and processing foods or beverages. Manufacturers focus on the creation and packaging of consumable goods rather than directly selling them to end consumers in a retail or dining environment. This category excludes restaurant/takeaway/delivery companies or brands and food retailers. "</w:t>
        </w:r>
      </w:ins>
    </w:p>
    <w:p w14:paraId="0772459C" w14:textId="77777777" w:rsidR="00AC4741" w:rsidRPr="00AC4741" w:rsidRDefault="00AC4741">
      <w:pPr>
        <w:rPr>
          <w:ins w:id="15" w:author="Gitu, Paula (DAD)" w:date="2024-12-03T16:58:00Z"/>
          <w:color w:val="E6EDF3"/>
          <w:lang w:eastAsia="en-GB"/>
        </w:rPr>
        <w:pPrChange w:id="16" w:author="Gitu, Paula (DAD)" w:date="2024-12-03T16:58:00Z">
          <w:pPr>
            <w:shd w:val="clear" w:color="auto" w:fill="0D1117"/>
            <w:spacing w:after="0" w:line="285" w:lineRule="atLeast"/>
          </w:pPr>
        </w:pPrChange>
      </w:pPr>
      <w:ins w:id="17" w:author="Gitu, Paula (DAD)" w:date="2024-12-03T16:58:00Z">
        <w:r w:rsidRPr="00AC4741">
          <w:rPr>
            <w:color w:val="E6EDF3"/>
            <w:lang w:eastAsia="en-GB"/>
          </w:rPr>
          <w:t xml:space="preserve">    </w:t>
        </w:r>
        <w:r w:rsidRPr="00AC4741">
          <w:rPr>
            <w:lang w:eastAsia="en-GB"/>
          </w:rPr>
          <w:t>"Food/drink retailer – a company or brand that sells food and drink products directly to consumers for home consumption. This includes stores such as supermarkets, grocery stores, convenience stores and specialty food shops. These retailers primarily serve as intermediaries, providing a variety of products from different manufacturers to the end consumer. This category excludes food or drink manufacturing companies and restaurant/takeaway/delivery companies or brands. "</w:t>
        </w:r>
      </w:ins>
    </w:p>
    <w:p w14:paraId="45E51B68" w14:textId="77777777" w:rsidR="00AC4741" w:rsidRPr="00AC4741" w:rsidRDefault="00AC4741">
      <w:pPr>
        <w:rPr>
          <w:ins w:id="18" w:author="Gitu, Paula (DAD)" w:date="2024-12-03T16:58:00Z"/>
          <w:color w:val="E6EDF3"/>
          <w:lang w:eastAsia="en-GB"/>
        </w:rPr>
        <w:pPrChange w:id="19" w:author="Gitu, Paula (DAD)" w:date="2024-12-03T16:58:00Z">
          <w:pPr>
            <w:shd w:val="clear" w:color="auto" w:fill="0D1117"/>
            <w:spacing w:after="0" w:line="285" w:lineRule="atLeast"/>
          </w:pPr>
        </w:pPrChange>
      </w:pPr>
      <w:ins w:id="20" w:author="Gitu, Paula (DAD)" w:date="2024-12-03T16:58:00Z">
        <w:r w:rsidRPr="00AC4741">
          <w:rPr>
            <w:color w:val="E6EDF3"/>
            <w:lang w:eastAsia="en-GB"/>
          </w:rPr>
          <w:t xml:space="preserve">    </w:t>
        </w:r>
        <w:r w:rsidRPr="00AC4741">
          <w:rPr>
            <w:lang w:eastAsia="en-GB"/>
          </w:rPr>
          <w:t>"Restaurant/takeaway/delivery outlet – a food service establishment that prepares and sells ready-to-eat meals and beverages for immediate consumption, either on the premises, through takeaway, or via delivery. These outlets focus on providing prepared food directly to customers for immediate or near-immediate consumption and do not primarily sell food or drink items in raw or packaged form for home cooking. This category excludes food retailers and food and drink manufacturing companies or brands. "</w:t>
        </w:r>
      </w:ins>
    </w:p>
    <w:p w14:paraId="0159454B" w14:textId="77777777" w:rsidR="00AC4741" w:rsidRPr="00AC4741" w:rsidRDefault="00AC4741">
      <w:pPr>
        <w:rPr>
          <w:ins w:id="21" w:author="Gitu, Paula (DAD)" w:date="2024-12-03T16:58:00Z"/>
          <w:color w:val="E6EDF3"/>
          <w:lang w:eastAsia="en-GB"/>
        </w:rPr>
        <w:pPrChange w:id="22" w:author="Gitu, Paula (DAD)" w:date="2024-12-03T16:58:00Z">
          <w:pPr>
            <w:shd w:val="clear" w:color="auto" w:fill="0D1117"/>
            <w:spacing w:after="0" w:line="285" w:lineRule="atLeast"/>
          </w:pPr>
        </w:pPrChange>
      </w:pPr>
      <w:ins w:id="23" w:author="Gitu, Paula (DAD)" w:date="2024-12-03T16:58:00Z">
        <w:r w:rsidRPr="00AC4741">
          <w:rPr>
            <w:color w:val="E6EDF3"/>
            <w:lang w:eastAsia="en-GB"/>
          </w:rPr>
          <w:t xml:space="preserve">    </w:t>
        </w:r>
        <w:r w:rsidRPr="00AC4741">
          <w:rPr>
            <w:lang w:eastAsia="en-GB"/>
          </w:rPr>
          <w:t>"Unprocessed or minimally processed food – natural foods (excluding Alcohol) that have undergone minimal alterations, such as cleaning, drying, or freezing, without significant changes to their nutritional content, e.g., fresh meat, eggs, frozen fruit. "</w:t>
        </w:r>
      </w:ins>
    </w:p>
    <w:p w14:paraId="58C3FFEC" w14:textId="77777777" w:rsidR="00AC4741" w:rsidRPr="00AC4741" w:rsidRDefault="00AC4741">
      <w:pPr>
        <w:rPr>
          <w:ins w:id="24" w:author="Gitu, Paula (DAD)" w:date="2024-12-03T16:58:00Z"/>
          <w:color w:val="E6EDF3"/>
          <w:lang w:eastAsia="en-GB"/>
        </w:rPr>
        <w:pPrChange w:id="25" w:author="Gitu, Paula (DAD)" w:date="2024-12-03T16:58:00Z">
          <w:pPr>
            <w:shd w:val="clear" w:color="auto" w:fill="0D1117"/>
            <w:spacing w:after="0" w:line="285" w:lineRule="atLeast"/>
          </w:pPr>
        </w:pPrChange>
      </w:pPr>
      <w:ins w:id="26" w:author="Gitu, Paula (DAD)" w:date="2024-12-03T16:58:00Z">
        <w:r w:rsidRPr="00AC4741">
          <w:rPr>
            <w:color w:val="E6EDF3"/>
            <w:lang w:eastAsia="en-GB"/>
          </w:rPr>
          <w:lastRenderedPageBreak/>
          <w:t xml:space="preserve">    </w:t>
        </w:r>
        <w:r w:rsidRPr="00AC4741">
          <w:rPr>
            <w:lang w:eastAsia="en-GB"/>
          </w:rPr>
          <w:t>"Processed food – foods (excluding Alcohol) that have undergone processes such as canning, smoking, fermentation or preservation, often with added ingredients to extend shelf life or enhance flavour, e.g., canned tomatoes, cheese, bread, smoked meat, dry fish. "</w:t>
        </w:r>
      </w:ins>
    </w:p>
    <w:p w14:paraId="723DEAFB" w14:textId="77777777" w:rsidR="00AC4741" w:rsidRPr="00AC4741" w:rsidRDefault="00AC4741">
      <w:pPr>
        <w:rPr>
          <w:ins w:id="27" w:author="Gitu, Paula (DAD)" w:date="2024-12-03T16:58:00Z"/>
          <w:color w:val="E6EDF3"/>
          <w:lang w:eastAsia="en-GB"/>
        </w:rPr>
        <w:pPrChange w:id="28" w:author="Gitu, Paula (DAD)" w:date="2024-12-03T16:58:00Z">
          <w:pPr>
            <w:shd w:val="clear" w:color="auto" w:fill="0D1117"/>
            <w:spacing w:after="0" w:line="285" w:lineRule="atLeast"/>
          </w:pPr>
        </w:pPrChange>
      </w:pPr>
      <w:ins w:id="29" w:author="Gitu, Paula (DAD)" w:date="2024-12-03T16:58:00Z">
        <w:r w:rsidRPr="00AC4741">
          <w:rPr>
            <w:color w:val="E6EDF3"/>
            <w:lang w:eastAsia="en-GB"/>
          </w:rPr>
          <w:t xml:space="preserve">    </w:t>
        </w:r>
        <w:r w:rsidRPr="00AC4741">
          <w:rPr>
            <w:lang w:eastAsia="en-GB"/>
          </w:rPr>
          <w:t>"Ultra-processed food – formulations of industrial ingredients (excluding Alcohol), resulting from a series of industrial processes such as frying, chemical modifications or application of additives. They typically contain little or no whole foods, e.g., chips, candy, instant noodles, soft drinks, fast-food. "</w:t>
        </w:r>
      </w:ins>
    </w:p>
    <w:p w14:paraId="00EBD619" w14:textId="653BC5B4" w:rsidR="001F61AF" w:rsidRPr="00076880" w:rsidDel="00AC4741" w:rsidRDefault="00AC4741" w:rsidP="00442FF0">
      <w:pPr>
        <w:rPr>
          <w:del w:id="30" w:author="Gitu, Paula (DAD)" w:date="2024-12-03T16:58:00Z"/>
          <w:color w:val="E6EDF3"/>
          <w:lang w:eastAsia="en-GB"/>
        </w:rPr>
      </w:pPr>
      <w:ins w:id="31" w:author="Gitu, Paula (DAD)" w:date="2024-12-03T16:58:00Z">
        <w:r w:rsidRPr="00AC4741">
          <w:rPr>
            <w:color w:val="E6EDF3"/>
            <w:lang w:eastAsia="en-GB"/>
          </w:rPr>
          <w:t xml:space="preserve">    </w:t>
        </w:r>
        <w:r w:rsidRPr="00AC4741">
          <w:rPr>
            <w:lang w:eastAsia="en-GB"/>
          </w:rPr>
          <w:t>"Processed culinary ingredients – substances (excluding Alcohol) extracted or refined from minimally processed foods, typically used in cooking or seasoning other food, e.g., sugar, butter, oils, spices."</w:t>
        </w:r>
      </w:ins>
    </w:p>
    <w:p w14:paraId="3B2213E4" w14:textId="77777777" w:rsidR="00442FF0" w:rsidRPr="00442FF0" w:rsidRDefault="00442FF0" w:rsidP="00442FF0">
      <w:pPr>
        <w:rPr>
          <w:lang w:eastAsia="en-GB"/>
        </w:rPr>
      </w:pPr>
      <w:r w:rsidRPr="00442FF0">
        <w:rPr>
          <w:lang w:eastAsia="en-GB"/>
        </w:rPr>
        <w:t>)</w:t>
      </w:r>
    </w:p>
    <w:p w14:paraId="315EDB58" w14:textId="720B2250" w:rsidR="00442FF0" w:rsidRPr="00442FF0" w:rsidRDefault="00636905" w:rsidP="00636905">
      <w:pPr>
        <w:pStyle w:val="Heading2"/>
        <w:rPr>
          <w:rFonts w:eastAsia="Times New Roman"/>
          <w:lang w:eastAsia="en-GB"/>
        </w:rPr>
      </w:pPr>
      <w:r>
        <w:rPr>
          <w:rFonts w:eastAsia="Times New Roman"/>
          <w:lang w:eastAsia="en-GB"/>
        </w:rPr>
        <w:t>Ad</w:t>
      </w:r>
      <w:r w:rsidR="003704A1">
        <w:rPr>
          <w:rFonts w:eastAsia="Times New Roman"/>
          <w:lang w:eastAsia="en-GB"/>
        </w:rPr>
        <w:t xml:space="preserve"> Type</w:t>
      </w:r>
    </w:p>
    <w:p w14:paraId="1F117ECF" w14:textId="6B6D08F5" w:rsidR="00442FF0" w:rsidRPr="00442FF0" w:rsidRDefault="00442FF0" w:rsidP="00442FF0">
      <w:pPr>
        <w:rPr>
          <w:lang w:eastAsia="en-GB"/>
        </w:rPr>
      </w:pPr>
      <w:commentRangeStart w:id="32"/>
      <w:commentRangeStart w:id="33"/>
      <w:r w:rsidRPr="00442FF0">
        <w:rPr>
          <w:lang w:eastAsia="en-GB"/>
        </w:rPr>
        <w:t xml:space="preserve">type_ad </w:t>
      </w:r>
      <w:commentRangeEnd w:id="32"/>
      <w:r w:rsidR="00326AAC">
        <w:rPr>
          <w:rStyle w:val="CommentReference"/>
        </w:rPr>
        <w:commentReference w:id="32"/>
      </w:r>
      <w:commentRangeEnd w:id="33"/>
      <w:r w:rsidR="00DA27B7">
        <w:rPr>
          <w:rStyle w:val="CommentReference"/>
        </w:rPr>
        <w:commentReference w:id="33"/>
      </w:r>
      <w:r w:rsidRPr="00442FF0">
        <w:rPr>
          <w:lang w:eastAsia="en-GB"/>
        </w:rPr>
        <w:t>= [</w:t>
      </w:r>
    </w:p>
    <w:p w14:paraId="7D3A9BBE" w14:textId="6D2B4800" w:rsidR="00442FF0" w:rsidRPr="00442FF0" w:rsidRDefault="00442FF0" w:rsidP="00442FF0">
      <w:pPr>
        <w:rPr>
          <w:lang w:eastAsia="en-GB"/>
        </w:rPr>
      </w:pPr>
      <w:r w:rsidRPr="00442FF0">
        <w:rPr>
          <w:lang w:eastAsia="en-GB"/>
        </w:rPr>
        <w:t>    ("FOOD_PRODUCT_COMPANY</w:t>
      </w:r>
      <w:commentRangeStart w:id="34"/>
      <w:r w:rsidRPr="00442FF0">
        <w:rPr>
          <w:lang w:eastAsia="en-GB"/>
        </w:rPr>
        <w:t xml:space="preserve">", "Is the ad promoting a specific food or drink product from a food </w:t>
      </w:r>
      <w:commentRangeEnd w:id="34"/>
      <w:r w:rsidR="00FC6AA3">
        <w:rPr>
          <w:rStyle w:val="CommentReference"/>
        </w:rPr>
        <w:commentReference w:id="34"/>
      </w:r>
      <w:r w:rsidR="00FC4479">
        <w:rPr>
          <w:lang w:eastAsia="en-GB"/>
        </w:rPr>
        <w:t xml:space="preserve">or drink manufacturing </w:t>
      </w:r>
      <w:r w:rsidRPr="00442FF0">
        <w:rPr>
          <w:lang w:eastAsia="en-GB"/>
        </w:rPr>
        <w:t>company, which is visible in the image or text? (e.g. a Coca-cola bottle in someone's hand) "),</w:t>
      </w:r>
    </w:p>
    <w:p w14:paraId="4C75D257" w14:textId="181020BE" w:rsidR="00442FF0" w:rsidRPr="00442FF0" w:rsidRDefault="00442FF0" w:rsidP="00442FF0">
      <w:pPr>
        <w:rPr>
          <w:lang w:eastAsia="en-GB"/>
        </w:rPr>
      </w:pPr>
      <w:r w:rsidRPr="00442FF0">
        <w:rPr>
          <w:lang w:eastAsia="en-GB"/>
        </w:rPr>
        <w:t>    ("FOOD_PRODUCT_NONFOOD_COMPANY", "Is the ad promoting a</w:t>
      </w:r>
      <w:r w:rsidR="00750F77">
        <w:rPr>
          <w:lang w:eastAsia="en-GB"/>
        </w:rPr>
        <w:t xml:space="preserve"> specific</w:t>
      </w:r>
      <w:r w:rsidRPr="00442FF0">
        <w:rPr>
          <w:lang w:eastAsia="en-GB"/>
        </w:rPr>
        <w:t xml:space="preserve"> food or drink product but created by a non-food brand/company/retailer/service/event? (e.g. a bank sponsoring free coffee at an event) "),</w:t>
      </w:r>
    </w:p>
    <w:p w14:paraId="5F13396E" w14:textId="4196AF32" w:rsidR="00442FF0" w:rsidRPr="00442FF0" w:rsidRDefault="00442FF0" w:rsidP="00442FF0">
      <w:pPr>
        <w:rPr>
          <w:lang w:eastAsia="en-GB"/>
        </w:rPr>
      </w:pPr>
      <w:r w:rsidRPr="00442FF0">
        <w:rPr>
          <w:lang w:eastAsia="en-GB"/>
        </w:rPr>
        <w:t xml:space="preserve">    ("FOOD_COMPANY_NO_PRODUCT", "Is the ad promoting a food or drink </w:t>
      </w:r>
      <w:r w:rsidR="00750F77" w:rsidRPr="00750F77">
        <w:rPr>
          <w:lang w:eastAsia="en-GB"/>
        </w:rPr>
        <w:t xml:space="preserve">manufacturing </w:t>
      </w:r>
      <w:r w:rsidRPr="00442FF0">
        <w:rPr>
          <w:lang w:eastAsia="en-GB"/>
        </w:rPr>
        <w:t>company or brand</w:t>
      </w:r>
      <w:ins w:id="35" w:author="Gitu, Paula (DAD)" w:date="2024-12-03T16:21:00Z">
        <w:r w:rsidR="00AF4C6D">
          <w:rPr>
            <w:lang w:eastAsia="en-GB"/>
          </w:rPr>
          <w:t>,</w:t>
        </w:r>
      </w:ins>
      <w:r w:rsidRPr="00442FF0">
        <w:rPr>
          <w:lang w:eastAsia="en-GB"/>
        </w:rPr>
        <w:t xml:space="preserve"> without showing a specific food or drink product? (e.g. an ad for Nestlé as a brand but not for a specific </w:t>
      </w:r>
      <w:r w:rsidR="007B3199">
        <w:rPr>
          <w:lang w:eastAsia="en-GB"/>
        </w:rPr>
        <w:t>food or drink</w:t>
      </w:r>
      <w:r w:rsidRPr="00442FF0">
        <w:rPr>
          <w:lang w:eastAsia="en-GB"/>
        </w:rPr>
        <w:t>) "),</w:t>
      </w:r>
    </w:p>
    <w:p w14:paraId="7F8F2B64" w14:textId="0249D9B4" w:rsidR="00442FF0" w:rsidRPr="00442FF0" w:rsidRDefault="00442FF0" w:rsidP="00442FF0">
      <w:pPr>
        <w:rPr>
          <w:lang w:eastAsia="en-GB"/>
        </w:rPr>
      </w:pPr>
      <w:r w:rsidRPr="00442FF0">
        <w:rPr>
          <w:lang w:eastAsia="en-GB"/>
        </w:rPr>
        <w:t xml:space="preserve">    ("RETAILER_FOOD_PRODUCT", "Is the ad </w:t>
      </w:r>
      <w:commentRangeStart w:id="36"/>
      <w:r w:rsidR="007B3199" w:rsidRPr="007B3199">
        <w:rPr>
          <w:lang w:eastAsia="en-GB"/>
        </w:rPr>
        <w:t>promoting</w:t>
      </w:r>
      <w:commentRangeEnd w:id="36"/>
      <w:r w:rsidR="007B3199">
        <w:rPr>
          <w:rStyle w:val="CommentReference"/>
        </w:rPr>
        <w:commentReference w:id="36"/>
      </w:r>
      <w:r w:rsidR="007B3199" w:rsidRPr="007B3199">
        <w:rPr>
          <w:lang w:eastAsia="en-GB"/>
        </w:rPr>
        <w:t xml:space="preserve"> a </w:t>
      </w:r>
      <w:bookmarkStart w:id="37" w:name="_Hlk183696708"/>
      <w:r w:rsidR="007B3199" w:rsidRPr="007B3199">
        <w:rPr>
          <w:lang w:eastAsia="en-GB"/>
        </w:rPr>
        <w:t xml:space="preserve">specific food or drink product </w:t>
      </w:r>
      <w:r w:rsidRPr="00442FF0">
        <w:rPr>
          <w:lang w:eastAsia="en-GB"/>
        </w:rPr>
        <w:t xml:space="preserve">from a food or drink retailer? (e.g. a supermarket ad showcasing discounts on fresh produce) </w:t>
      </w:r>
      <w:bookmarkEnd w:id="37"/>
      <w:r w:rsidRPr="00442FF0">
        <w:rPr>
          <w:lang w:eastAsia="en-GB"/>
        </w:rPr>
        <w:t>"),</w:t>
      </w:r>
    </w:p>
    <w:p w14:paraId="328093E4" w14:textId="4F3CEAA0" w:rsidR="00442FF0" w:rsidRPr="00442FF0" w:rsidRDefault="00442FF0" w:rsidP="00442FF0">
      <w:pPr>
        <w:rPr>
          <w:lang w:eastAsia="en-GB"/>
        </w:rPr>
      </w:pPr>
      <w:r w:rsidRPr="00442FF0">
        <w:rPr>
          <w:lang w:eastAsia="en-GB"/>
        </w:rPr>
        <w:t xml:space="preserve">    ("RETAILER_NO_FOOD_PRODUCT", "Is the ad </w:t>
      </w:r>
      <w:r w:rsidR="00064E36">
        <w:rPr>
          <w:lang w:eastAsia="en-GB"/>
        </w:rPr>
        <w:t>promoting</w:t>
      </w:r>
      <w:r w:rsidR="00064E36" w:rsidRPr="00442FF0">
        <w:rPr>
          <w:lang w:eastAsia="en-GB"/>
        </w:rPr>
        <w:t xml:space="preserve"> </w:t>
      </w:r>
      <w:r w:rsidRPr="00442FF0">
        <w:rPr>
          <w:lang w:eastAsia="en-GB"/>
        </w:rPr>
        <w:t xml:space="preserve">a </w:t>
      </w:r>
      <w:bookmarkStart w:id="38" w:name="_Hlk183696806"/>
      <w:r w:rsidRPr="00442FF0">
        <w:rPr>
          <w:lang w:eastAsia="en-GB"/>
        </w:rPr>
        <w:t>food or drink retailer</w:t>
      </w:r>
      <w:bookmarkStart w:id="39" w:name="_Hlk183696811"/>
      <w:bookmarkEnd w:id="38"/>
      <w:r w:rsidR="00351053">
        <w:rPr>
          <w:lang w:eastAsia="en-GB"/>
        </w:rPr>
        <w:t xml:space="preserve"> </w:t>
      </w:r>
      <w:r w:rsidRPr="00442FF0">
        <w:rPr>
          <w:lang w:eastAsia="en-GB"/>
        </w:rPr>
        <w:t xml:space="preserve">without featuring any specific food or drink product? (e.g. a store ad focusing on </w:t>
      </w:r>
      <w:del w:id="40" w:author="Gitu, Paula (DAD)" w:date="2024-12-03T16:23:00Z">
        <w:r w:rsidRPr="00442FF0" w:rsidDel="00970D95">
          <w:rPr>
            <w:lang w:eastAsia="en-GB"/>
          </w:rPr>
          <w:delText>customer service without showcasing any products</w:delText>
        </w:r>
      </w:del>
      <w:ins w:id="41" w:author="Gitu, Paula (DAD)" w:date="2024-12-03T16:23:00Z">
        <w:r w:rsidR="00970D95">
          <w:rPr>
            <w:lang w:eastAsia="en-GB"/>
          </w:rPr>
          <w:t>clothes or electronics products</w:t>
        </w:r>
      </w:ins>
      <w:r w:rsidRPr="00442FF0">
        <w:rPr>
          <w:lang w:eastAsia="en-GB"/>
        </w:rPr>
        <w:t xml:space="preserve">) </w:t>
      </w:r>
      <w:bookmarkEnd w:id="39"/>
      <w:r w:rsidRPr="00442FF0">
        <w:rPr>
          <w:lang w:eastAsia="en-GB"/>
        </w:rPr>
        <w:t>"),</w:t>
      </w:r>
    </w:p>
    <w:p w14:paraId="09B64F59" w14:textId="32289CD2" w:rsidR="00442FF0" w:rsidRPr="00442FF0" w:rsidRDefault="00442FF0" w:rsidP="00442FF0">
      <w:pPr>
        <w:rPr>
          <w:lang w:eastAsia="en-GB"/>
        </w:rPr>
      </w:pPr>
      <w:r w:rsidRPr="00442FF0">
        <w:rPr>
          <w:lang w:eastAsia="en-GB"/>
        </w:rPr>
        <w:t xml:space="preserve">    ("RESTAURANT_FOOD_PRODUCT", "Is the ad </w:t>
      </w:r>
      <w:r w:rsidR="00064E36">
        <w:rPr>
          <w:lang w:eastAsia="en-GB"/>
        </w:rPr>
        <w:t xml:space="preserve">promoting a </w:t>
      </w:r>
      <w:bookmarkStart w:id="42" w:name="_Hlk183696858"/>
      <w:r w:rsidR="00064E36">
        <w:rPr>
          <w:lang w:eastAsia="en-GB"/>
        </w:rPr>
        <w:t>specific food or meal or drink product from</w:t>
      </w:r>
      <w:r w:rsidR="00064E36" w:rsidRPr="00442FF0">
        <w:rPr>
          <w:lang w:eastAsia="en-GB"/>
        </w:rPr>
        <w:t xml:space="preserve"> </w:t>
      </w:r>
      <w:r w:rsidRPr="00442FF0">
        <w:rPr>
          <w:lang w:eastAsia="en-GB"/>
        </w:rPr>
        <w:t xml:space="preserve">a </w:t>
      </w:r>
      <w:r w:rsidR="00064E36">
        <w:rPr>
          <w:lang w:eastAsia="en-GB"/>
        </w:rPr>
        <w:t>r</w:t>
      </w:r>
      <w:r w:rsidR="00064E36" w:rsidRPr="00064E36">
        <w:rPr>
          <w:lang w:eastAsia="en-GB"/>
        </w:rPr>
        <w:t>estaurant/</w:t>
      </w:r>
      <w:r w:rsidR="007A3A45">
        <w:rPr>
          <w:lang w:eastAsia="en-GB"/>
        </w:rPr>
        <w:t>t</w:t>
      </w:r>
      <w:r w:rsidR="00064E36" w:rsidRPr="00064E36">
        <w:rPr>
          <w:lang w:eastAsia="en-GB"/>
        </w:rPr>
        <w:t>akeaway/</w:t>
      </w:r>
      <w:r w:rsidR="007A3A45">
        <w:rPr>
          <w:lang w:eastAsia="en-GB"/>
        </w:rPr>
        <w:t>d</w:t>
      </w:r>
      <w:r w:rsidR="00064E36" w:rsidRPr="00064E36">
        <w:rPr>
          <w:lang w:eastAsia="en-GB"/>
        </w:rPr>
        <w:t xml:space="preserve">elivery </w:t>
      </w:r>
      <w:r w:rsidR="00C97668">
        <w:rPr>
          <w:lang w:eastAsia="en-GB"/>
        </w:rPr>
        <w:t>o</w:t>
      </w:r>
      <w:r w:rsidR="00064E36" w:rsidRPr="00064E36">
        <w:rPr>
          <w:lang w:eastAsia="en-GB"/>
        </w:rPr>
        <w:t>utlet</w:t>
      </w:r>
      <w:bookmarkEnd w:id="42"/>
      <w:r w:rsidR="00C97668">
        <w:rPr>
          <w:lang w:eastAsia="en-GB"/>
        </w:rPr>
        <w:t>?</w:t>
      </w:r>
      <w:r w:rsidR="00064E36" w:rsidRPr="00064E36" w:rsidDel="00064E36">
        <w:rPr>
          <w:lang w:eastAsia="en-GB"/>
        </w:rPr>
        <w:t xml:space="preserve"> </w:t>
      </w:r>
      <w:bookmarkStart w:id="43" w:name="_Hlk183697031"/>
      <w:r w:rsidRPr="00442FF0">
        <w:rPr>
          <w:lang w:eastAsia="en-GB"/>
        </w:rPr>
        <w:t xml:space="preserve">(e.g. a McDonald’s ad promoting </w:t>
      </w:r>
      <w:r w:rsidR="007A3A45">
        <w:rPr>
          <w:lang w:eastAsia="en-GB"/>
        </w:rPr>
        <w:t>a</w:t>
      </w:r>
      <w:r w:rsidR="007A3A45" w:rsidRPr="00442FF0">
        <w:rPr>
          <w:lang w:eastAsia="en-GB"/>
        </w:rPr>
        <w:t xml:space="preserve"> </w:t>
      </w:r>
      <w:r w:rsidRPr="00442FF0">
        <w:rPr>
          <w:lang w:eastAsia="en-GB"/>
        </w:rPr>
        <w:t xml:space="preserve">new burger) </w:t>
      </w:r>
      <w:bookmarkEnd w:id="43"/>
      <w:r w:rsidRPr="00442FF0">
        <w:rPr>
          <w:lang w:eastAsia="en-GB"/>
        </w:rPr>
        <w:t>"),</w:t>
      </w:r>
    </w:p>
    <w:p w14:paraId="320EC1AE" w14:textId="5101B9DE" w:rsidR="00442FF0" w:rsidRPr="00442FF0" w:rsidRDefault="00442FF0" w:rsidP="00442FF0">
      <w:pPr>
        <w:rPr>
          <w:lang w:eastAsia="en-GB"/>
        </w:rPr>
      </w:pPr>
      <w:r w:rsidRPr="00442FF0">
        <w:rPr>
          <w:lang w:eastAsia="en-GB"/>
        </w:rPr>
        <w:t xml:space="preserve">    ("RESTAURANT_NO_FOOD_PRODUCT", "Is the ad </w:t>
      </w:r>
      <w:r w:rsidR="00064E36">
        <w:rPr>
          <w:lang w:eastAsia="en-GB"/>
        </w:rPr>
        <w:t>promoting</w:t>
      </w:r>
      <w:r w:rsidR="00064E36" w:rsidRPr="00442FF0">
        <w:rPr>
          <w:lang w:eastAsia="en-GB"/>
        </w:rPr>
        <w:t xml:space="preserve"> </w:t>
      </w:r>
      <w:r w:rsidRPr="00442FF0">
        <w:rPr>
          <w:lang w:eastAsia="en-GB"/>
        </w:rPr>
        <w:t xml:space="preserve">a </w:t>
      </w:r>
      <w:bookmarkStart w:id="44" w:name="_Hlk183697198"/>
      <w:r w:rsidR="00064E36" w:rsidRPr="00064E36">
        <w:rPr>
          <w:lang w:eastAsia="en-GB"/>
        </w:rPr>
        <w:t>restaurant/</w:t>
      </w:r>
      <w:r w:rsidR="007E3CCF">
        <w:rPr>
          <w:lang w:eastAsia="en-GB"/>
        </w:rPr>
        <w:t>t</w:t>
      </w:r>
      <w:r w:rsidR="00064E36" w:rsidRPr="00064E36">
        <w:rPr>
          <w:lang w:eastAsia="en-GB"/>
        </w:rPr>
        <w:t>akeaway/</w:t>
      </w:r>
      <w:r w:rsidR="007E3CCF">
        <w:rPr>
          <w:lang w:eastAsia="en-GB"/>
        </w:rPr>
        <w:t>d</w:t>
      </w:r>
      <w:r w:rsidR="00064E36" w:rsidRPr="00064E36">
        <w:rPr>
          <w:lang w:eastAsia="en-GB"/>
        </w:rPr>
        <w:t xml:space="preserve">elivery </w:t>
      </w:r>
      <w:r w:rsidR="007E3CCF">
        <w:rPr>
          <w:lang w:eastAsia="en-GB"/>
        </w:rPr>
        <w:t>o</w:t>
      </w:r>
      <w:r w:rsidR="00064E36" w:rsidRPr="00064E36">
        <w:rPr>
          <w:lang w:eastAsia="en-GB"/>
        </w:rPr>
        <w:t>utlet</w:t>
      </w:r>
      <w:bookmarkEnd w:id="44"/>
      <w:r w:rsidR="00CD7B3E" w:rsidRPr="00CD7B3E">
        <w:rPr>
          <w:lang w:eastAsia="en-GB"/>
        </w:rPr>
        <w:t xml:space="preserve">, </w:t>
      </w:r>
      <w:bookmarkStart w:id="45" w:name="_Hlk183697210"/>
      <w:r w:rsidRPr="00442FF0">
        <w:rPr>
          <w:lang w:eastAsia="en-GB"/>
        </w:rPr>
        <w:t>without showcasing any specific food</w:t>
      </w:r>
      <w:r w:rsidR="00064E36">
        <w:rPr>
          <w:lang w:eastAsia="en-GB"/>
        </w:rPr>
        <w:t xml:space="preserve"> or meal</w:t>
      </w:r>
      <w:r w:rsidRPr="00442FF0">
        <w:rPr>
          <w:lang w:eastAsia="en-GB"/>
        </w:rPr>
        <w:t xml:space="preserve"> or drink product? (e.g. </w:t>
      </w:r>
      <w:r w:rsidR="007E3CCF">
        <w:rPr>
          <w:lang w:eastAsia="en-GB"/>
        </w:rPr>
        <w:t xml:space="preserve">a restaurant </w:t>
      </w:r>
      <w:r w:rsidRPr="00442FF0">
        <w:rPr>
          <w:lang w:eastAsia="en-GB"/>
        </w:rPr>
        <w:t>ad focusing on restaurant ambiance or service</w:t>
      </w:r>
      <w:r w:rsidR="007E3CCF">
        <w:rPr>
          <w:lang w:eastAsia="en-GB"/>
        </w:rPr>
        <w:t xml:space="preserve"> without showing specific foods or meals</w:t>
      </w:r>
      <w:r w:rsidRPr="00442FF0">
        <w:rPr>
          <w:lang w:eastAsia="en-GB"/>
        </w:rPr>
        <w:t>) "),</w:t>
      </w:r>
      <w:bookmarkEnd w:id="45"/>
    </w:p>
    <w:p w14:paraId="7B28FA76" w14:textId="77777777" w:rsidR="00442FF0" w:rsidRPr="00442FF0" w:rsidRDefault="00442FF0" w:rsidP="00442FF0">
      <w:pPr>
        <w:rPr>
          <w:lang w:eastAsia="en-GB"/>
        </w:rPr>
      </w:pPr>
      <w:commentRangeStart w:id="46"/>
      <w:commentRangeStart w:id="47"/>
      <w:r w:rsidRPr="00442FF0">
        <w:rPr>
          <w:lang w:eastAsia="en-GB"/>
        </w:rPr>
        <w:t xml:space="preserve">    ("NONFOOD_PRODUCT", "Is the ad promoting a </w:t>
      </w:r>
      <w:bookmarkStart w:id="48" w:name="_Hlk183697254"/>
      <w:r w:rsidRPr="00442FF0">
        <w:rPr>
          <w:lang w:eastAsia="en-GB"/>
        </w:rPr>
        <w:t xml:space="preserve">non-food or drink product or service? (e.g. a mobile phone or car ad) </w:t>
      </w:r>
      <w:bookmarkEnd w:id="48"/>
      <w:r w:rsidRPr="00442FF0">
        <w:rPr>
          <w:lang w:eastAsia="en-GB"/>
        </w:rPr>
        <w:t>"),</w:t>
      </w:r>
      <w:commentRangeEnd w:id="46"/>
      <w:r w:rsidR="007E3CCF">
        <w:rPr>
          <w:rStyle w:val="CommentReference"/>
        </w:rPr>
        <w:commentReference w:id="46"/>
      </w:r>
      <w:commentRangeEnd w:id="47"/>
      <w:r w:rsidR="00DA27B7">
        <w:rPr>
          <w:rStyle w:val="CommentReference"/>
        </w:rPr>
        <w:commentReference w:id="47"/>
      </w:r>
    </w:p>
    <w:p w14:paraId="6E1D814B" w14:textId="58CF57E5" w:rsidR="00442FF0" w:rsidRPr="00442FF0" w:rsidRDefault="00442FF0" w:rsidP="00442FF0">
      <w:pPr>
        <w:rPr>
          <w:lang w:eastAsia="en-GB"/>
        </w:rPr>
      </w:pPr>
      <w:r w:rsidRPr="00442FF0">
        <w:rPr>
          <w:lang w:eastAsia="en-GB"/>
        </w:rPr>
        <w:t>    ("ALCOHOL_PRODUCT", "Is the ad promoting an</w:t>
      </w:r>
      <w:r w:rsidR="00064E36">
        <w:rPr>
          <w:lang w:eastAsia="en-GB"/>
        </w:rPr>
        <w:t xml:space="preserve"> alcohol company or brand or an</w:t>
      </w:r>
      <w:r w:rsidRPr="00442FF0">
        <w:rPr>
          <w:lang w:eastAsia="en-GB"/>
        </w:rPr>
        <w:t xml:space="preserve"> alcoholic product? (e.g. beer, wine, liquor) "),</w:t>
      </w:r>
    </w:p>
    <w:p w14:paraId="7CF600F8" w14:textId="4C7311B2" w:rsidR="00442FF0" w:rsidRDefault="00442FF0" w:rsidP="00442FF0">
      <w:pPr>
        <w:rPr>
          <w:ins w:id="49" w:author="Stefanie Vandevijvere" w:date="2024-11-17T15:51:00Z"/>
          <w:lang w:eastAsia="en-GB"/>
        </w:rPr>
      </w:pPr>
      <w:r w:rsidRPr="00442FF0">
        <w:rPr>
          <w:lang w:eastAsia="en-GB"/>
        </w:rPr>
        <w:t xml:space="preserve">    ("INFANT_FORMULA", "Is the ad promoting </w:t>
      </w:r>
      <w:bookmarkStart w:id="50" w:name="_Hlk183697286"/>
      <w:r w:rsidRPr="00442FF0">
        <w:rPr>
          <w:lang w:eastAsia="en-GB"/>
        </w:rPr>
        <w:t xml:space="preserve">infant formula, follow-up, or growing-up milks? (e.g. an ad for Enfamil or Aptamil) </w:t>
      </w:r>
      <w:bookmarkEnd w:id="50"/>
      <w:r w:rsidRPr="00442FF0">
        <w:rPr>
          <w:lang w:eastAsia="en-GB"/>
        </w:rPr>
        <w:t>")</w:t>
      </w:r>
    </w:p>
    <w:p w14:paraId="3D3EC840" w14:textId="2B466FF5" w:rsidR="007E3CCF" w:rsidRPr="00442FF0" w:rsidRDefault="007E3CCF" w:rsidP="00442FF0">
      <w:pPr>
        <w:rPr>
          <w:lang w:eastAsia="en-GB"/>
        </w:rPr>
      </w:pPr>
      <w:commentRangeStart w:id="51"/>
      <w:ins w:id="52" w:author="Stefanie Vandevijvere" w:date="2024-11-17T15:51:00Z">
        <w:r w:rsidRPr="00442FF0">
          <w:rPr>
            <w:lang w:eastAsia="en-GB"/>
          </w:rPr>
          <w:t>    ("</w:t>
        </w:r>
        <w:r>
          <w:rPr>
            <w:lang w:eastAsia="en-GB"/>
          </w:rPr>
          <w:t>FOOD SUPPLEMENT</w:t>
        </w:r>
        <w:r w:rsidRPr="00442FF0">
          <w:rPr>
            <w:lang w:eastAsia="en-GB"/>
          </w:rPr>
          <w:t xml:space="preserve">", "Is the ad promoting </w:t>
        </w:r>
        <w:r>
          <w:rPr>
            <w:lang w:eastAsia="en-GB"/>
          </w:rPr>
          <w:t>a food supplement</w:t>
        </w:r>
        <w:r w:rsidRPr="00442FF0">
          <w:rPr>
            <w:lang w:eastAsia="en-GB"/>
          </w:rPr>
          <w:t xml:space="preserve">? (e.g. an ad for </w:t>
        </w:r>
        <w:r>
          <w:rPr>
            <w:lang w:eastAsia="en-GB"/>
          </w:rPr>
          <w:t>vitamin D or folic acid</w:t>
        </w:r>
        <w:r w:rsidRPr="00442FF0">
          <w:rPr>
            <w:lang w:eastAsia="en-GB"/>
          </w:rPr>
          <w:t>) ")</w:t>
        </w:r>
      </w:ins>
      <w:commentRangeEnd w:id="51"/>
      <w:ins w:id="53" w:author="Stefanie Vandevijvere" w:date="2024-11-18T08:07:00Z">
        <w:r w:rsidR="008C0D84">
          <w:rPr>
            <w:rStyle w:val="CommentReference"/>
          </w:rPr>
          <w:commentReference w:id="51"/>
        </w:r>
      </w:ins>
    </w:p>
    <w:p w14:paraId="04902B80" w14:textId="77777777" w:rsidR="00442FF0" w:rsidDel="0033751C" w:rsidRDefault="00442FF0" w:rsidP="00442FF0">
      <w:pPr>
        <w:rPr>
          <w:del w:id="54" w:author="Stefanie Vandevijvere" w:date="2024-11-17T15:52:00Z"/>
          <w:lang w:eastAsia="en-GB"/>
        </w:rPr>
      </w:pPr>
      <w:r w:rsidRPr="00442FF0">
        <w:rPr>
          <w:lang w:eastAsia="en-GB"/>
        </w:rPr>
        <w:lastRenderedPageBreak/>
        <w:t>]</w:t>
      </w:r>
    </w:p>
    <w:p w14:paraId="5D79D6D0" w14:textId="77777777" w:rsidR="0033751C" w:rsidRPr="00442FF0" w:rsidRDefault="0033751C" w:rsidP="00442FF0">
      <w:pPr>
        <w:rPr>
          <w:ins w:id="55" w:author="Gitu, Paula (DAD)" w:date="2024-11-22T12:51:00Z"/>
          <w:lang w:eastAsia="en-GB"/>
        </w:rPr>
      </w:pPr>
    </w:p>
    <w:p w14:paraId="682BECBA" w14:textId="17F205B2" w:rsidR="00CD7B3E" w:rsidRDefault="00CD7B3E" w:rsidP="00442FF0">
      <w:pPr>
        <w:rPr>
          <w:sz w:val="28"/>
          <w:szCs w:val="28"/>
          <w:lang w:eastAsia="en-GB"/>
        </w:rPr>
      </w:pPr>
      <w:r w:rsidRPr="00CD7B3E">
        <w:rPr>
          <w:sz w:val="28"/>
          <w:szCs w:val="28"/>
          <w:lang w:eastAsia="en-GB"/>
        </w:rPr>
        <w:t>Target age group of the ad</w:t>
      </w:r>
    </w:p>
    <w:p w14:paraId="3AD148F8" w14:textId="37E58C0C" w:rsidR="00CD7B3E" w:rsidDel="00B959DE" w:rsidRDefault="00CD7B3E" w:rsidP="00442FF0">
      <w:pPr>
        <w:rPr>
          <w:del w:id="56" w:author="Gitu, Paula (DAD)" w:date="2024-12-03T17:20:00Z"/>
          <w:lang w:eastAsia="en-GB"/>
        </w:rPr>
      </w:pPr>
      <w:del w:id="57" w:author="Gitu, Paula (DAD)" w:date="2024-12-03T17:20:00Z">
        <w:r w:rsidRPr="00CD7B3E" w:rsidDel="00B959DE">
          <w:rPr>
            <w:lang w:eastAsia="en-GB"/>
          </w:rPr>
          <w:delText>Children</w:delText>
        </w:r>
      </w:del>
    </w:p>
    <w:p w14:paraId="789D2E03" w14:textId="2674C34C" w:rsidR="005E3A2C" w:rsidDel="00B959DE" w:rsidRDefault="008C0D84" w:rsidP="005E3A2C">
      <w:pPr>
        <w:pStyle w:val="NormalWeb"/>
        <w:rPr>
          <w:del w:id="58" w:author="Gitu, Paula (DAD)" w:date="2024-12-03T17:20:00Z"/>
        </w:rPr>
      </w:pPr>
      <w:del w:id="59" w:author="Gitu, Paula (DAD)" w:date="2024-12-03T17:20:00Z">
        <w:r w:rsidDel="00B959DE">
          <w:rPr>
            <w:lang w:eastAsia="en-GB"/>
          </w:rPr>
          <w:delText xml:space="preserve">CHILD_TARGETED </w:delText>
        </w:r>
        <w:r w:rsidR="007E3CCF" w:rsidDel="00B959DE">
          <w:rPr>
            <w:lang w:eastAsia="en-GB"/>
          </w:rPr>
          <w:delText xml:space="preserve">Is the ad targeted to younger children up to 15 years?  </w:delText>
        </w:r>
        <w:r w:rsidR="005E3A2C" w:rsidRPr="00B959DE" w:rsidDel="00B959DE">
          <w:rPr>
            <w:lang w:val="en-US"/>
          </w:rPr>
          <w:delText xml:space="preserve">his type of advertising uses strategies that resonate with children's cognitive, emotional, and social development. </w:delText>
        </w:r>
        <w:r w:rsidR="005E3A2C" w:rsidDel="00B959DE">
          <w:delText>Key features include:</w:delText>
        </w:r>
      </w:del>
    </w:p>
    <w:p w14:paraId="40FB0EEB" w14:textId="057B792C" w:rsidR="005E3A2C" w:rsidRPr="00B959DE" w:rsidDel="00B959DE" w:rsidRDefault="005E3A2C" w:rsidP="005E3A2C">
      <w:pPr>
        <w:pStyle w:val="NormalWeb"/>
        <w:numPr>
          <w:ilvl w:val="0"/>
          <w:numId w:val="2"/>
        </w:numPr>
        <w:rPr>
          <w:del w:id="60" w:author="Gitu, Paula (DAD)" w:date="2024-12-03T17:20:00Z"/>
          <w:lang w:val="en-US"/>
        </w:rPr>
      </w:pPr>
      <w:del w:id="61" w:author="Gitu, Paula (DAD)" w:date="2024-12-03T17:20:00Z">
        <w:r w:rsidRPr="00B959DE" w:rsidDel="00B959DE">
          <w:rPr>
            <w:rStyle w:val="Strong"/>
            <w:lang w:val="en-US"/>
          </w:rPr>
          <w:delText>Simplified Messaging</w:delText>
        </w:r>
        <w:r w:rsidRPr="00B959DE" w:rsidDel="00B959DE">
          <w:rPr>
            <w:lang w:val="en-US"/>
          </w:rPr>
          <w:delText>: Ads are often designed with straightforward, easily understandable content that appeals to a child's level of comprehension.</w:delText>
        </w:r>
      </w:del>
    </w:p>
    <w:p w14:paraId="7A782183" w14:textId="627CCB23" w:rsidR="005E3A2C" w:rsidRPr="00B959DE" w:rsidDel="00B959DE" w:rsidRDefault="005E3A2C" w:rsidP="005E3A2C">
      <w:pPr>
        <w:pStyle w:val="NormalWeb"/>
        <w:numPr>
          <w:ilvl w:val="0"/>
          <w:numId w:val="2"/>
        </w:numPr>
        <w:rPr>
          <w:del w:id="62" w:author="Gitu, Paula (DAD)" w:date="2024-12-03T17:20:00Z"/>
          <w:lang w:val="en-US"/>
        </w:rPr>
      </w:pPr>
      <w:del w:id="63" w:author="Gitu, Paula (DAD)" w:date="2024-12-03T17:20:00Z">
        <w:r w:rsidRPr="00B959DE" w:rsidDel="00B959DE">
          <w:rPr>
            <w:rStyle w:val="Strong"/>
            <w:lang w:val="en-US"/>
          </w:rPr>
          <w:delText>Bright Colors, Animation, and Fun Characters</w:delText>
        </w:r>
        <w:r w:rsidRPr="00B959DE" w:rsidDel="00B959DE">
          <w:rPr>
            <w:lang w:val="en-US"/>
          </w:rPr>
          <w:delText>: These elements are used to grab attention, often incorporating cartoons, toys, or animated figures that children are familiar with or are likely to enjoy.</w:delText>
        </w:r>
      </w:del>
    </w:p>
    <w:p w14:paraId="6DAA9E1E" w14:textId="17742CB6" w:rsidR="005E3A2C" w:rsidRPr="00B959DE" w:rsidDel="00B959DE" w:rsidRDefault="005E3A2C" w:rsidP="005E3A2C">
      <w:pPr>
        <w:pStyle w:val="NormalWeb"/>
        <w:numPr>
          <w:ilvl w:val="0"/>
          <w:numId w:val="2"/>
        </w:numPr>
        <w:rPr>
          <w:del w:id="64" w:author="Gitu, Paula (DAD)" w:date="2024-12-03T17:20:00Z"/>
          <w:lang w:val="en-US"/>
        </w:rPr>
      </w:pPr>
      <w:del w:id="65" w:author="Gitu, Paula (DAD)" w:date="2024-12-03T17:20:00Z">
        <w:r w:rsidRPr="00B959DE" w:rsidDel="00B959DE">
          <w:rPr>
            <w:rStyle w:val="Strong"/>
            <w:lang w:val="en-US"/>
          </w:rPr>
          <w:delText>Emotional Appeal</w:delText>
        </w:r>
        <w:r w:rsidRPr="00B959DE" w:rsidDel="00B959DE">
          <w:rPr>
            <w:lang w:val="en-US"/>
          </w:rPr>
          <w:delText>: Many ads focus on happiness, excitement, and fun to create positive associations with a product or brand. They often highlight social inclusion (e.g., having the product will make them more popular or liked by peers).</w:delText>
        </w:r>
      </w:del>
    </w:p>
    <w:p w14:paraId="4580C4BB" w14:textId="3D5B24F9" w:rsidR="005E3A2C" w:rsidRPr="00B959DE" w:rsidDel="00B959DE" w:rsidRDefault="005E3A2C" w:rsidP="005E3A2C">
      <w:pPr>
        <w:pStyle w:val="NormalWeb"/>
        <w:numPr>
          <w:ilvl w:val="0"/>
          <w:numId w:val="2"/>
        </w:numPr>
        <w:rPr>
          <w:del w:id="66" w:author="Gitu, Paula (DAD)" w:date="2024-12-03T17:20:00Z"/>
          <w:lang w:val="en-US"/>
        </w:rPr>
      </w:pPr>
      <w:del w:id="67" w:author="Gitu, Paula (DAD)" w:date="2024-12-03T17:20:00Z">
        <w:r w:rsidRPr="00B959DE" w:rsidDel="00B959DE">
          <w:rPr>
            <w:rStyle w:val="Strong"/>
            <w:lang w:val="en-US"/>
          </w:rPr>
          <w:delText>Popular Media and Endorsements</w:delText>
        </w:r>
        <w:r w:rsidRPr="00B959DE" w:rsidDel="00B959DE">
          <w:rPr>
            <w:lang w:val="en-US"/>
          </w:rPr>
          <w:delText>: Advertising often leverages content from shows, movies, or games that children are already fans of, including celebrity endorsements, cartoon characters, or influencers.</w:delText>
        </w:r>
      </w:del>
    </w:p>
    <w:p w14:paraId="7808200F" w14:textId="66555542" w:rsidR="005E3A2C" w:rsidRPr="00B959DE" w:rsidDel="00B959DE" w:rsidRDefault="005E3A2C" w:rsidP="005E3A2C">
      <w:pPr>
        <w:pStyle w:val="NormalWeb"/>
        <w:numPr>
          <w:ilvl w:val="0"/>
          <w:numId w:val="2"/>
        </w:numPr>
        <w:rPr>
          <w:del w:id="68" w:author="Gitu, Paula (DAD)" w:date="2024-12-03T17:20:00Z"/>
          <w:lang w:val="en-US"/>
        </w:rPr>
      </w:pPr>
      <w:del w:id="69" w:author="Gitu, Paula (DAD)" w:date="2024-12-03T17:20:00Z">
        <w:r w:rsidRPr="00B959DE" w:rsidDel="00B959DE">
          <w:rPr>
            <w:rStyle w:val="Strong"/>
            <w:lang w:val="en-US"/>
          </w:rPr>
          <w:delText>Interactive and Engaging Formats</w:delText>
        </w:r>
        <w:r w:rsidRPr="00B959DE" w:rsidDel="00B959DE">
          <w:rPr>
            <w:lang w:val="en-US"/>
          </w:rPr>
          <w:delText>: This can include games, apps, or online experiences that allow children to interact with a product in a playful way, encouraging engagement.</w:delText>
        </w:r>
      </w:del>
    </w:p>
    <w:p w14:paraId="6AC2CF64" w14:textId="36C93AD6" w:rsidR="005E3A2C" w:rsidRPr="00B959DE" w:rsidDel="00B959DE" w:rsidRDefault="005E3A2C" w:rsidP="005E3A2C">
      <w:pPr>
        <w:pStyle w:val="NormalWeb"/>
        <w:numPr>
          <w:ilvl w:val="0"/>
          <w:numId w:val="2"/>
        </w:numPr>
        <w:rPr>
          <w:del w:id="70" w:author="Gitu, Paula (DAD)" w:date="2024-12-03T17:20:00Z"/>
          <w:lang w:val="en-US"/>
        </w:rPr>
      </w:pPr>
      <w:del w:id="71" w:author="Gitu, Paula (DAD)" w:date="2024-12-03T17:20:00Z">
        <w:r w:rsidRPr="00B959DE" w:rsidDel="00B959DE">
          <w:rPr>
            <w:rStyle w:val="Strong"/>
            <w:lang w:val="en-US"/>
          </w:rPr>
          <w:delText>Appeals to Parents</w:delText>
        </w:r>
        <w:r w:rsidRPr="00B959DE" w:rsidDel="00B959DE">
          <w:rPr>
            <w:lang w:val="en-US"/>
          </w:rPr>
          <w:delText>: In many cases, advertising indirectly targets parents by emphasizing educational value, health benefits, or family-friendliness to influence their buying decisions.</w:delText>
        </w:r>
      </w:del>
    </w:p>
    <w:p w14:paraId="4E9B178E" w14:textId="6B7A0752" w:rsidR="005E3A2C" w:rsidRPr="00B959DE" w:rsidDel="00B959DE" w:rsidRDefault="005E3A2C" w:rsidP="005E3A2C">
      <w:pPr>
        <w:pStyle w:val="NormalWeb"/>
        <w:numPr>
          <w:ilvl w:val="0"/>
          <w:numId w:val="2"/>
        </w:numPr>
        <w:rPr>
          <w:del w:id="72" w:author="Gitu, Paula (DAD)" w:date="2024-12-03T17:20:00Z"/>
          <w:lang w:val="en-US"/>
        </w:rPr>
      </w:pPr>
      <w:del w:id="73" w:author="Gitu, Paula (DAD)" w:date="2024-12-03T17:20:00Z">
        <w:r w:rsidRPr="00B959DE" w:rsidDel="00B959DE">
          <w:rPr>
            <w:rStyle w:val="Strong"/>
            <w:lang w:val="en-US"/>
          </w:rPr>
          <w:delText>Age-Appropriate Platforms</w:delText>
        </w:r>
        <w:r w:rsidRPr="00B959DE" w:rsidDel="00B959DE">
          <w:rPr>
            <w:lang w:val="en-US"/>
          </w:rPr>
          <w:delText>: Ads are placed where children are most likely to encounter them, such as children’s TV networks, YouTube, social media platforms like TikTok, gaming apps, or in-school marketing.</w:delText>
        </w:r>
      </w:del>
    </w:p>
    <w:p w14:paraId="2EE36F77" w14:textId="6794FA65" w:rsidR="005E3A2C" w:rsidRPr="00B959DE" w:rsidDel="00B959DE" w:rsidRDefault="005E3A2C" w:rsidP="005E3A2C">
      <w:pPr>
        <w:pStyle w:val="NormalWeb"/>
        <w:numPr>
          <w:ilvl w:val="0"/>
          <w:numId w:val="2"/>
        </w:numPr>
        <w:rPr>
          <w:del w:id="74" w:author="Gitu, Paula (DAD)" w:date="2024-12-03T17:20:00Z"/>
          <w:lang w:val="en-US"/>
        </w:rPr>
      </w:pPr>
      <w:del w:id="75" w:author="Gitu, Paula (DAD)" w:date="2024-12-03T17:20:00Z">
        <w:r w:rsidRPr="00B959DE" w:rsidDel="00B959DE">
          <w:rPr>
            <w:rStyle w:val="Strong"/>
            <w:lang w:val="en-US"/>
          </w:rPr>
          <w:delText>Incentives and Collectibles</w:delText>
        </w:r>
        <w:r w:rsidRPr="00B959DE" w:rsidDel="00B959DE">
          <w:rPr>
            <w:lang w:val="en-US"/>
          </w:rPr>
          <w:delText>: Many child-targeted ads promote rewards, collectibles, or sweepstakes, appealing to children's desire to collect or win something.</w:delText>
        </w:r>
      </w:del>
    </w:p>
    <w:p w14:paraId="05CB0257" w14:textId="5A5274DE" w:rsidR="00CD7B3E" w:rsidDel="00B959DE" w:rsidRDefault="00CD7B3E" w:rsidP="005E3A2C">
      <w:pPr>
        <w:rPr>
          <w:del w:id="76" w:author="Gitu, Paula (DAD)" w:date="2024-12-03T17:20:00Z"/>
          <w:lang w:eastAsia="en-GB"/>
        </w:rPr>
      </w:pPr>
      <w:del w:id="77" w:author="Gitu, Paula (DAD)" w:date="2024-12-03T17:20:00Z">
        <w:r w:rsidRPr="00CD7B3E" w:rsidDel="00B959DE">
          <w:rPr>
            <w:lang w:eastAsia="en-GB"/>
          </w:rPr>
          <w:delText>Adolescents</w:delText>
        </w:r>
        <w:r w:rsidR="007E3CCF" w:rsidDel="00B959DE">
          <w:rPr>
            <w:lang w:eastAsia="en-GB"/>
          </w:rPr>
          <w:delText xml:space="preserve"> </w:delText>
        </w:r>
      </w:del>
    </w:p>
    <w:p w14:paraId="06EB18AD" w14:textId="2D80FDBD" w:rsidR="005E3A2C" w:rsidDel="00B959DE" w:rsidRDefault="008C0D84" w:rsidP="005E3A2C">
      <w:pPr>
        <w:pStyle w:val="NormalWeb"/>
        <w:rPr>
          <w:del w:id="78" w:author="Gitu, Paula (DAD)" w:date="2024-12-03T17:20:00Z"/>
        </w:rPr>
      </w:pPr>
      <w:del w:id="79" w:author="Gitu, Paula (DAD)" w:date="2024-12-03T17:20:00Z">
        <w:r w:rsidDel="00B959DE">
          <w:rPr>
            <w:rFonts w:cstheme="minorHAnsi"/>
            <w:color w:val="000000"/>
            <w:lang w:val="en-US"/>
          </w:rPr>
          <w:delText xml:space="preserve">ADOLESCENT TARGETD Is the ad targeted to adolescents </w:delText>
        </w:r>
        <w:r w:rsidR="005E3A2C" w:rsidDel="00B959DE">
          <w:rPr>
            <w:rFonts w:cstheme="minorHAnsi"/>
            <w:color w:val="000000"/>
            <w:lang w:val="en-US"/>
          </w:rPr>
          <w:delText xml:space="preserve">between 16 and </w:delText>
        </w:r>
        <w:r w:rsidDel="00B959DE">
          <w:rPr>
            <w:rFonts w:cstheme="minorHAnsi"/>
            <w:color w:val="000000"/>
            <w:lang w:val="en-US"/>
          </w:rPr>
          <w:delText xml:space="preserve">18 years? </w:delText>
        </w:r>
        <w:r w:rsidR="005E3A2C" w:rsidRPr="00B959DE" w:rsidDel="00B959DE">
          <w:rPr>
            <w:lang w:val="en-US"/>
          </w:rPr>
          <w:delText xml:space="preserve">Advertising targeted to adolescents between 16 and 18 years is designed to appeal to the unique psychological, social, and developmental characteristics of older teenagers. Unlike younger children, adolescents are more aware of social trends, identity formation, and peer influence, which marketers use to shape their messages. </w:delText>
        </w:r>
        <w:r w:rsidR="005E3A2C" w:rsidDel="00B959DE">
          <w:delText>Here are key elements:</w:delText>
        </w:r>
      </w:del>
    </w:p>
    <w:p w14:paraId="041E636B" w14:textId="4C7526BE" w:rsidR="005E3A2C" w:rsidRPr="00B959DE" w:rsidDel="00B959DE" w:rsidRDefault="005E3A2C" w:rsidP="005E3A2C">
      <w:pPr>
        <w:pStyle w:val="NormalWeb"/>
        <w:numPr>
          <w:ilvl w:val="0"/>
          <w:numId w:val="3"/>
        </w:numPr>
        <w:rPr>
          <w:del w:id="80" w:author="Gitu, Paula (DAD)" w:date="2024-12-03T17:20:00Z"/>
          <w:lang w:val="en-US"/>
        </w:rPr>
      </w:pPr>
      <w:del w:id="81" w:author="Gitu, Paula (DAD)" w:date="2024-12-03T17:20:00Z">
        <w:r w:rsidRPr="00B959DE" w:rsidDel="00B959DE">
          <w:rPr>
            <w:rStyle w:val="Strong"/>
            <w:lang w:val="en-US"/>
          </w:rPr>
          <w:delText>Identity and Self-Expression</w:delText>
        </w:r>
        <w:r w:rsidRPr="00B959DE" w:rsidDel="00B959DE">
          <w:rPr>
            <w:lang w:val="en-US"/>
          </w:rPr>
          <w:delText>: Ads often focus on themes of individuality, personal identity, and self-expression, encouraging teens to see the product or brand as a reflection of their personal values or style. This could include fashion, music, and technology that signal status or uniqueness.</w:delText>
        </w:r>
      </w:del>
    </w:p>
    <w:p w14:paraId="1CD8A6B0" w14:textId="2679F1D8" w:rsidR="005E3A2C" w:rsidDel="00B959DE" w:rsidRDefault="005E3A2C" w:rsidP="005E3A2C">
      <w:pPr>
        <w:pStyle w:val="NormalWeb"/>
        <w:numPr>
          <w:ilvl w:val="0"/>
          <w:numId w:val="3"/>
        </w:numPr>
        <w:rPr>
          <w:del w:id="82" w:author="Gitu, Paula (DAD)" w:date="2024-12-03T17:20:00Z"/>
        </w:rPr>
      </w:pPr>
      <w:del w:id="83" w:author="Gitu, Paula (DAD)" w:date="2024-12-03T17:20:00Z">
        <w:r w:rsidRPr="00B959DE" w:rsidDel="00B959DE">
          <w:rPr>
            <w:rStyle w:val="Strong"/>
            <w:lang w:val="en-US"/>
          </w:rPr>
          <w:delText>Social Approval and Peer Influence</w:delText>
        </w:r>
        <w:r w:rsidRPr="00B959DE" w:rsidDel="00B959DE">
          <w:rPr>
            <w:lang w:val="en-US"/>
          </w:rPr>
          <w:delText xml:space="preserve">: Since adolescents are highly influenced by their peer group, ads often portray products as a way to fit in or stand out among friends. </w:delText>
        </w:r>
        <w:r w:rsidDel="00B959DE">
          <w:delText>Social belonging, popularity, and acceptance are frequent messaging points.</w:delText>
        </w:r>
      </w:del>
    </w:p>
    <w:p w14:paraId="3E7F64DC" w14:textId="49EAC52A" w:rsidR="005E3A2C" w:rsidRPr="00B959DE" w:rsidDel="00B959DE" w:rsidRDefault="005E3A2C" w:rsidP="005E3A2C">
      <w:pPr>
        <w:pStyle w:val="NormalWeb"/>
        <w:numPr>
          <w:ilvl w:val="0"/>
          <w:numId w:val="3"/>
        </w:numPr>
        <w:rPr>
          <w:del w:id="84" w:author="Gitu, Paula (DAD)" w:date="2024-12-03T17:20:00Z"/>
          <w:lang w:val="en-US"/>
        </w:rPr>
      </w:pPr>
      <w:del w:id="85" w:author="Gitu, Paula (DAD)" w:date="2024-12-03T17:20:00Z">
        <w:r w:rsidRPr="00B959DE" w:rsidDel="00B959DE">
          <w:rPr>
            <w:rStyle w:val="Strong"/>
            <w:lang w:val="en-US"/>
          </w:rPr>
          <w:lastRenderedPageBreak/>
          <w:delText>Trendy and Aspirational Content</w:delText>
        </w:r>
        <w:r w:rsidRPr="00B959DE" w:rsidDel="00B959DE">
          <w:rPr>
            <w:lang w:val="en-US"/>
          </w:rPr>
          <w:delText>: Marketing in this age group often aligns with current pop culture trends, using influencers, celebrities, or social media stars that teens admire or want to emulate. It taps into the desire to stay “on trend” or ahead of social movements.</w:delText>
        </w:r>
      </w:del>
    </w:p>
    <w:p w14:paraId="384D2B3B" w14:textId="5F1F45FE" w:rsidR="005E3A2C" w:rsidRPr="00B959DE" w:rsidDel="00B959DE" w:rsidRDefault="005E3A2C" w:rsidP="005E3A2C">
      <w:pPr>
        <w:pStyle w:val="NormalWeb"/>
        <w:numPr>
          <w:ilvl w:val="0"/>
          <w:numId w:val="3"/>
        </w:numPr>
        <w:rPr>
          <w:del w:id="86" w:author="Gitu, Paula (DAD)" w:date="2024-12-03T17:20:00Z"/>
          <w:lang w:val="en-US"/>
        </w:rPr>
      </w:pPr>
      <w:del w:id="87" w:author="Gitu, Paula (DAD)" w:date="2024-12-03T17:20:00Z">
        <w:r w:rsidRPr="00B959DE" w:rsidDel="00B959DE">
          <w:rPr>
            <w:rStyle w:val="Strong"/>
            <w:lang w:val="en-US"/>
          </w:rPr>
          <w:delText>Authenticity and Relatability</w:delText>
        </w:r>
        <w:r w:rsidRPr="00B959DE" w:rsidDel="00B959DE">
          <w:rPr>
            <w:lang w:val="en-US"/>
          </w:rPr>
          <w:delText>: Unlike younger children, adolescents are more skeptical of traditional advertising. Thus, brands aiming for teens often emphasize authenticity, using a tone that feels genuine, unpolished, or even rebellious. Brands may adopt a more conversational style or align themselves with causes that teens care about (like environmental or social justice issues).</w:delText>
        </w:r>
      </w:del>
    </w:p>
    <w:p w14:paraId="03805213" w14:textId="1AC6CF3E" w:rsidR="005E3A2C" w:rsidRPr="00B959DE" w:rsidDel="00B959DE" w:rsidRDefault="005E3A2C" w:rsidP="005E3A2C">
      <w:pPr>
        <w:pStyle w:val="NormalWeb"/>
        <w:numPr>
          <w:ilvl w:val="0"/>
          <w:numId w:val="3"/>
        </w:numPr>
        <w:rPr>
          <w:del w:id="88" w:author="Gitu, Paula (DAD)" w:date="2024-12-03T17:20:00Z"/>
          <w:lang w:val="en-US"/>
        </w:rPr>
      </w:pPr>
      <w:del w:id="89" w:author="Gitu, Paula (DAD)" w:date="2024-12-03T17:20:00Z">
        <w:r w:rsidRPr="00B959DE" w:rsidDel="00B959DE">
          <w:rPr>
            <w:rStyle w:val="Strong"/>
            <w:lang w:val="en-US"/>
          </w:rPr>
          <w:delText>Interactive and Social Media-Based Engagement</w:delText>
        </w:r>
        <w:r w:rsidRPr="00B959DE" w:rsidDel="00B959DE">
          <w:rPr>
            <w:lang w:val="en-US"/>
          </w:rPr>
          <w:delText>: Digital platforms like Instagram, TikTok, YouTube, and Snapchat are popular channels for reaching this group. Ads often take the form of user-generated content, challenges, viral campaigns, or influencer collaborations, which encourage teens to engage directly and share with peers.</w:delText>
        </w:r>
      </w:del>
    </w:p>
    <w:p w14:paraId="6CD95BFF" w14:textId="37CE992C" w:rsidR="005E3A2C" w:rsidRPr="00B959DE" w:rsidDel="00B959DE" w:rsidRDefault="005E3A2C" w:rsidP="005E3A2C">
      <w:pPr>
        <w:pStyle w:val="NormalWeb"/>
        <w:numPr>
          <w:ilvl w:val="0"/>
          <w:numId w:val="3"/>
        </w:numPr>
        <w:rPr>
          <w:del w:id="90" w:author="Gitu, Paula (DAD)" w:date="2024-12-03T17:20:00Z"/>
          <w:lang w:val="en-US"/>
        </w:rPr>
      </w:pPr>
      <w:del w:id="91" w:author="Gitu, Paula (DAD)" w:date="2024-12-03T17:20:00Z">
        <w:r w:rsidRPr="00B959DE" w:rsidDel="00B959DE">
          <w:rPr>
            <w:rStyle w:val="Strong"/>
            <w:lang w:val="en-US"/>
          </w:rPr>
          <w:delText>Product Empowerment and Control</w:delText>
        </w:r>
        <w:r w:rsidRPr="00B959DE" w:rsidDel="00B959DE">
          <w:rPr>
            <w:lang w:val="en-US"/>
          </w:rPr>
          <w:delText>: Many ads targeted at this age group focus on independence and empowerment, appealing to teens’ growing sense of autonomy. These ads may emphasize how the product can enhance their freedom, decision-making power, or personal achievements.</w:delText>
        </w:r>
      </w:del>
    </w:p>
    <w:p w14:paraId="69AB2F35" w14:textId="3A31F828" w:rsidR="005E3A2C" w:rsidRPr="00B959DE" w:rsidDel="00B959DE" w:rsidRDefault="005E3A2C" w:rsidP="005E3A2C">
      <w:pPr>
        <w:pStyle w:val="NormalWeb"/>
        <w:numPr>
          <w:ilvl w:val="0"/>
          <w:numId w:val="3"/>
        </w:numPr>
        <w:rPr>
          <w:del w:id="92" w:author="Gitu, Paula (DAD)" w:date="2024-12-03T17:20:00Z"/>
          <w:lang w:val="en-US"/>
        </w:rPr>
      </w:pPr>
      <w:del w:id="93" w:author="Gitu, Paula (DAD)" w:date="2024-12-03T17:20:00Z">
        <w:r w:rsidRPr="00B959DE" w:rsidDel="00B959DE">
          <w:rPr>
            <w:rStyle w:val="Strong"/>
            <w:lang w:val="en-US"/>
          </w:rPr>
          <w:delText>Edgy, Risk-Taking Themes</w:delText>
        </w:r>
        <w:r w:rsidRPr="00B959DE" w:rsidDel="00B959DE">
          <w:rPr>
            <w:lang w:val="en-US"/>
          </w:rPr>
          <w:delText>: Marketing sometimes appeals to adolescent desires for risk, adventure, or rebellion. This is especially common in industries like fashion, sports, gaming, and entertainment, where themes of thrill, challenge, or pushing boundaries resonate.</w:delText>
        </w:r>
      </w:del>
    </w:p>
    <w:p w14:paraId="673F01E8" w14:textId="66EAF4CA" w:rsidR="005E3A2C" w:rsidRPr="00B959DE" w:rsidDel="00B959DE" w:rsidRDefault="005E3A2C" w:rsidP="005E3A2C">
      <w:pPr>
        <w:pStyle w:val="NormalWeb"/>
        <w:numPr>
          <w:ilvl w:val="0"/>
          <w:numId w:val="3"/>
        </w:numPr>
        <w:rPr>
          <w:del w:id="94" w:author="Gitu, Paula (DAD)" w:date="2024-12-03T17:20:00Z"/>
          <w:lang w:val="en-US"/>
        </w:rPr>
      </w:pPr>
      <w:del w:id="95" w:author="Gitu, Paula (DAD)" w:date="2024-12-03T17:20:00Z">
        <w:r w:rsidRPr="00B959DE" w:rsidDel="00B959DE">
          <w:rPr>
            <w:rStyle w:val="Strong"/>
            <w:lang w:val="en-US"/>
          </w:rPr>
          <w:delText>Personalization and Customization</w:delText>
        </w:r>
        <w:r w:rsidRPr="00B959DE" w:rsidDel="00B959DE">
          <w:rPr>
            <w:lang w:val="en-US"/>
          </w:rPr>
          <w:delText>: Products that offer a degree of customization or can be tailored to individual preferences are often promoted, allowing teens to feel more in control of how they present themselves to the world.</w:delText>
        </w:r>
      </w:del>
    </w:p>
    <w:p w14:paraId="77391292" w14:textId="65BC18A7" w:rsidR="005E3A2C" w:rsidRPr="00B959DE" w:rsidDel="00B959DE" w:rsidRDefault="005E3A2C" w:rsidP="005E3A2C">
      <w:pPr>
        <w:pStyle w:val="NormalWeb"/>
        <w:numPr>
          <w:ilvl w:val="0"/>
          <w:numId w:val="3"/>
        </w:numPr>
        <w:rPr>
          <w:del w:id="96" w:author="Gitu, Paula (DAD)" w:date="2024-12-03T17:20:00Z"/>
          <w:lang w:val="en-US"/>
        </w:rPr>
      </w:pPr>
      <w:del w:id="97" w:author="Gitu, Paula (DAD)" w:date="2024-12-03T17:20:00Z">
        <w:r w:rsidRPr="00B959DE" w:rsidDel="00B959DE">
          <w:rPr>
            <w:rStyle w:val="Strong"/>
            <w:lang w:val="en-US"/>
          </w:rPr>
          <w:delText>Emotional Appeal and Future-Oriented Messaging</w:delText>
        </w:r>
        <w:r w:rsidRPr="00B959DE" w:rsidDel="00B959DE">
          <w:rPr>
            <w:lang w:val="en-US"/>
          </w:rPr>
          <w:delText>: Ads often tap into the emotional experiences of adolescence—ranging from excitement, anxiety, or hope for the future—and link products to key transitional moments like graduation, college preparation, or first jobs.</w:delText>
        </w:r>
      </w:del>
    </w:p>
    <w:p w14:paraId="638A5D74" w14:textId="1D1731AE" w:rsidR="005E3A2C" w:rsidRPr="00B959DE" w:rsidDel="00B959DE" w:rsidRDefault="005E3A2C" w:rsidP="005E3A2C">
      <w:pPr>
        <w:pStyle w:val="NormalWeb"/>
        <w:numPr>
          <w:ilvl w:val="0"/>
          <w:numId w:val="3"/>
        </w:numPr>
        <w:rPr>
          <w:del w:id="98" w:author="Gitu, Paula (DAD)" w:date="2024-12-03T17:20:00Z"/>
          <w:lang w:val="en-US"/>
        </w:rPr>
      </w:pPr>
      <w:del w:id="99" w:author="Gitu, Paula (DAD)" w:date="2024-12-03T17:20:00Z">
        <w:r w:rsidRPr="00B959DE" w:rsidDel="00B959DE">
          <w:rPr>
            <w:rStyle w:val="Strong"/>
            <w:lang w:val="en-US"/>
          </w:rPr>
          <w:delText>Health and Fitness Trends</w:delText>
        </w:r>
        <w:r w:rsidRPr="00B959DE" w:rsidDel="00B959DE">
          <w:rPr>
            <w:lang w:val="en-US"/>
          </w:rPr>
          <w:delText>: For many teens, health, fitness, and wellness are increasingly important. Advertisements may promote products that are aligned with healthy lifestyles, body positivity, or personal growth, especially in industries like sportswear, nutrition, and personal care.</w:delText>
        </w:r>
      </w:del>
    </w:p>
    <w:p w14:paraId="5543427B" w14:textId="4E301311" w:rsidR="00CD7B3E" w:rsidRPr="00B959DE" w:rsidDel="00B959DE" w:rsidRDefault="00CD7B3E">
      <w:pPr>
        <w:pStyle w:val="NormalWeb"/>
        <w:numPr>
          <w:ilvl w:val="0"/>
          <w:numId w:val="3"/>
        </w:numPr>
        <w:rPr>
          <w:del w:id="100" w:author="Gitu, Paula (DAD)" w:date="2024-12-03T17:21:00Z"/>
          <w:lang w:val="en-US" w:eastAsia="en-GB"/>
          <w:rPrChange w:id="101" w:author="Gitu, Paula (DAD)" w:date="2024-12-03T17:21:00Z">
            <w:rPr>
              <w:del w:id="102" w:author="Gitu, Paula (DAD)" w:date="2024-12-03T17:21:00Z"/>
            </w:rPr>
          </w:rPrChange>
        </w:rPr>
        <w:pPrChange w:id="103" w:author="Gitu, Paula (DAD)" w:date="2024-12-03T17:21:00Z">
          <w:pPr/>
        </w:pPrChange>
      </w:pPr>
    </w:p>
    <w:p w14:paraId="107E0BDA" w14:textId="2A7A94B8" w:rsidR="00CD7B3E" w:rsidDel="00B959DE" w:rsidRDefault="005E3A2C" w:rsidP="00442FF0">
      <w:pPr>
        <w:rPr>
          <w:del w:id="104" w:author="Gitu, Paula (DAD)" w:date="2024-12-03T17:21:00Z"/>
          <w:lang w:eastAsia="en-GB"/>
        </w:rPr>
      </w:pPr>
      <w:del w:id="105" w:author="Gitu, Paula (DAD)" w:date="2024-12-03T17:21:00Z">
        <w:r w:rsidDel="00B959DE">
          <w:rPr>
            <w:lang w:eastAsia="en-GB"/>
          </w:rPr>
          <w:delText>Adults</w:delText>
        </w:r>
      </w:del>
    </w:p>
    <w:p w14:paraId="07B73447" w14:textId="2E8DEA38" w:rsidR="005E3A2C" w:rsidDel="00B959DE" w:rsidRDefault="005E3A2C" w:rsidP="00442FF0">
      <w:pPr>
        <w:rPr>
          <w:del w:id="106" w:author="Gitu, Paula (DAD)" w:date="2024-12-03T17:21:00Z"/>
          <w:lang w:eastAsia="en-GB"/>
        </w:rPr>
      </w:pPr>
      <w:del w:id="107" w:author="Gitu, Paula (DAD)" w:date="2024-12-03T17:21:00Z">
        <w:r w:rsidDel="00B959DE">
          <w:rPr>
            <w:lang w:eastAsia="en-GB"/>
          </w:rPr>
          <w:delText xml:space="preserve">The ad is not specifically </w:delText>
        </w:r>
        <w:commentRangeStart w:id="108"/>
        <w:commentRangeStart w:id="109"/>
        <w:r w:rsidDel="00B959DE">
          <w:rPr>
            <w:lang w:eastAsia="en-GB"/>
          </w:rPr>
          <w:delText>targeted at children/adolescents</w:delText>
        </w:r>
        <w:commentRangeEnd w:id="108"/>
        <w:r w:rsidR="00E76BBB" w:rsidDel="00B959DE">
          <w:rPr>
            <w:rStyle w:val="CommentReference"/>
          </w:rPr>
          <w:commentReference w:id="108"/>
        </w:r>
      </w:del>
      <w:commentRangeEnd w:id="109"/>
      <w:r w:rsidR="000E25D0">
        <w:rPr>
          <w:rStyle w:val="CommentReference"/>
        </w:rPr>
        <w:commentReference w:id="109"/>
      </w:r>
    </w:p>
    <w:p w14:paraId="68EE4790" w14:textId="77777777" w:rsidR="00B959DE" w:rsidRPr="00B959DE" w:rsidRDefault="00B959DE">
      <w:pPr>
        <w:rPr>
          <w:ins w:id="110" w:author="Gitu, Paula (DAD)" w:date="2024-12-03T17:21:00Z"/>
          <w:lang w:eastAsia="en-GB"/>
        </w:rPr>
        <w:pPrChange w:id="111" w:author="Gitu, Paula (DAD)" w:date="2024-12-03T17:21:00Z">
          <w:pPr>
            <w:shd w:val="clear" w:color="auto" w:fill="0D1117"/>
            <w:spacing w:after="0" w:line="285" w:lineRule="atLeast"/>
          </w:pPr>
        </w:pPrChange>
      </w:pPr>
      <w:commentRangeStart w:id="112"/>
      <w:ins w:id="113" w:author="Gitu, Paula (DAD)" w:date="2024-12-03T17:21:00Z">
        <w:r w:rsidRPr="00B959DE">
          <w:rPr>
            <w:lang w:eastAsia="en-GB"/>
          </w:rPr>
          <w:t xml:space="preserve">target_age_group </w:t>
        </w:r>
        <w:r w:rsidRPr="00B959DE">
          <w:rPr>
            <w:color w:val="FF7B72"/>
            <w:lang w:eastAsia="en-GB"/>
          </w:rPr>
          <w:t>=</w:t>
        </w:r>
        <w:r w:rsidRPr="00B959DE">
          <w:rPr>
            <w:lang w:eastAsia="en-GB"/>
          </w:rPr>
          <w:t xml:space="preserve"> [</w:t>
        </w:r>
      </w:ins>
      <w:commentRangeEnd w:id="112"/>
      <w:ins w:id="114" w:author="Gitu, Paula (DAD)" w:date="2024-12-03T17:22:00Z">
        <w:r w:rsidR="000E25D0">
          <w:rPr>
            <w:rStyle w:val="CommentReference"/>
          </w:rPr>
          <w:commentReference w:id="112"/>
        </w:r>
      </w:ins>
    </w:p>
    <w:p w14:paraId="183C4EE2" w14:textId="77777777" w:rsidR="00B959DE" w:rsidRPr="00B959DE" w:rsidRDefault="00B959DE">
      <w:pPr>
        <w:rPr>
          <w:ins w:id="115" w:author="Gitu, Paula (DAD)" w:date="2024-12-03T17:21:00Z"/>
          <w:lang w:eastAsia="en-GB"/>
        </w:rPr>
        <w:pPrChange w:id="116" w:author="Gitu, Paula (DAD)" w:date="2024-12-03T17:21:00Z">
          <w:pPr>
            <w:shd w:val="clear" w:color="auto" w:fill="0D1117"/>
            <w:spacing w:after="0" w:line="285" w:lineRule="atLeast"/>
          </w:pPr>
        </w:pPrChange>
      </w:pPr>
      <w:ins w:id="117" w:author="Gitu, Paula (DAD)" w:date="2024-12-03T17:21:00Z">
        <w:r w:rsidRPr="00B959DE">
          <w:rPr>
            <w:lang w:eastAsia="en-GB"/>
          </w:rPr>
          <w:t>    (</w:t>
        </w:r>
        <w:r w:rsidRPr="00B959DE">
          <w:rPr>
            <w:color w:val="A5D6FF"/>
            <w:lang w:eastAsia="en-GB"/>
          </w:rPr>
          <w:t>"CHILD_TARGETED"</w:t>
        </w:r>
        <w:r w:rsidRPr="00B959DE">
          <w:rPr>
            <w:lang w:eastAsia="en-GB"/>
          </w:rPr>
          <w:t xml:space="preserve">, </w:t>
        </w:r>
        <w:r w:rsidRPr="00B959DE">
          <w:rPr>
            <w:color w:val="A5D6FF"/>
            <w:lang w:eastAsia="en-GB"/>
          </w:rPr>
          <w:t>"This set of questions is about the target age group of the ad. Is the ad targeted at children up to 15 years old? These ads often use simplified messaging, bright colors, and fun or animated characters that resonate with a younger audience. They may feature elements like toys, games, or collectibles and focus on excitement, fun, and social inclusion. The ad may also indirectly appeal to parents by highlighting educational or health benefits. "</w:t>
        </w:r>
        <w:r w:rsidRPr="00B959DE">
          <w:rPr>
            <w:lang w:eastAsia="en-GB"/>
          </w:rPr>
          <w:t>),</w:t>
        </w:r>
      </w:ins>
    </w:p>
    <w:p w14:paraId="5CAAF955" w14:textId="77777777" w:rsidR="00B959DE" w:rsidRPr="00B959DE" w:rsidRDefault="00B959DE">
      <w:pPr>
        <w:rPr>
          <w:ins w:id="118" w:author="Gitu, Paula (DAD)" w:date="2024-12-03T17:21:00Z"/>
          <w:lang w:eastAsia="en-GB"/>
        </w:rPr>
        <w:pPrChange w:id="119" w:author="Gitu, Paula (DAD)" w:date="2024-12-03T17:21:00Z">
          <w:pPr>
            <w:shd w:val="clear" w:color="auto" w:fill="0D1117"/>
            <w:spacing w:after="0" w:line="285" w:lineRule="atLeast"/>
          </w:pPr>
        </w:pPrChange>
      </w:pPr>
      <w:ins w:id="120" w:author="Gitu, Paula (DAD)" w:date="2024-12-03T17:21:00Z">
        <w:r w:rsidRPr="00B959DE">
          <w:rPr>
            <w:lang w:eastAsia="en-GB"/>
          </w:rPr>
          <w:t>    (</w:t>
        </w:r>
        <w:r w:rsidRPr="00B959DE">
          <w:rPr>
            <w:color w:val="A5D6FF"/>
            <w:lang w:eastAsia="en-GB"/>
          </w:rPr>
          <w:t>"ADOLESCENT_TARGETED"</w:t>
        </w:r>
        <w:r w:rsidRPr="00B959DE">
          <w:rPr>
            <w:lang w:eastAsia="en-GB"/>
          </w:rPr>
          <w:t xml:space="preserve">, </w:t>
        </w:r>
        <w:r w:rsidRPr="00B959DE">
          <w:rPr>
            <w:color w:val="A5D6FF"/>
            <w:lang w:eastAsia="en-GB"/>
          </w:rPr>
          <w:t>"Is the ad targeted at adolescents between 16 and 18 years old? These ads often highlight themes of individuality, self-expression, and peer influence. They frequently use influencers, social media trends, or aspirational messaging to appeal to teenagers' desire for autonomy, status, or connection to their peers. "</w:t>
        </w:r>
        <w:r w:rsidRPr="00B959DE">
          <w:rPr>
            <w:lang w:eastAsia="en-GB"/>
          </w:rPr>
          <w:t>),</w:t>
        </w:r>
      </w:ins>
    </w:p>
    <w:p w14:paraId="262C2BCA" w14:textId="77777777" w:rsidR="00B959DE" w:rsidRPr="00B959DE" w:rsidRDefault="00B959DE">
      <w:pPr>
        <w:rPr>
          <w:ins w:id="121" w:author="Gitu, Paula (DAD)" w:date="2024-12-03T17:21:00Z"/>
          <w:lang w:eastAsia="en-GB"/>
        </w:rPr>
        <w:pPrChange w:id="122" w:author="Gitu, Paula (DAD)" w:date="2024-12-03T17:21:00Z">
          <w:pPr>
            <w:shd w:val="clear" w:color="auto" w:fill="0D1117"/>
            <w:spacing w:after="0" w:line="285" w:lineRule="atLeast"/>
          </w:pPr>
        </w:pPrChange>
      </w:pPr>
      <w:ins w:id="123" w:author="Gitu, Paula (DAD)" w:date="2024-12-03T17:21:00Z">
        <w:r w:rsidRPr="00B959DE">
          <w:rPr>
            <w:lang w:eastAsia="en-GB"/>
          </w:rPr>
          <w:lastRenderedPageBreak/>
          <w:t>    (</w:t>
        </w:r>
        <w:r w:rsidRPr="00B959DE">
          <w:rPr>
            <w:color w:val="A5D6FF"/>
            <w:lang w:eastAsia="en-GB"/>
          </w:rPr>
          <w:t>"ADULT_TARGETED"</w:t>
        </w:r>
        <w:r w:rsidRPr="00B959DE">
          <w:rPr>
            <w:lang w:eastAsia="en-GB"/>
          </w:rPr>
          <w:t xml:space="preserve">, </w:t>
        </w:r>
        <w:r w:rsidRPr="00B959DE">
          <w:rPr>
            <w:color w:val="A5D6FF"/>
            <w:lang w:eastAsia="en-GB"/>
          </w:rPr>
          <w:t>"Is the ad targeted at adults with no specific focus on children or adolescents? These ads emphasize practical, emotional, or lifestyle benefits relevant to a broad adult audience. Messaging may focus on value, quality, sophistication, or relatable everyday needs. "</w:t>
        </w:r>
        <w:r w:rsidRPr="00B959DE">
          <w:rPr>
            <w:lang w:eastAsia="en-GB"/>
          </w:rPr>
          <w:t>)</w:t>
        </w:r>
      </w:ins>
    </w:p>
    <w:p w14:paraId="0798AC2B" w14:textId="77777777" w:rsidR="00B959DE" w:rsidRPr="00B959DE" w:rsidRDefault="00B959DE">
      <w:pPr>
        <w:rPr>
          <w:ins w:id="124" w:author="Gitu, Paula (DAD)" w:date="2024-12-03T17:21:00Z"/>
          <w:lang w:eastAsia="en-GB"/>
        </w:rPr>
        <w:pPrChange w:id="125" w:author="Gitu, Paula (DAD)" w:date="2024-12-03T17:21:00Z">
          <w:pPr>
            <w:shd w:val="clear" w:color="auto" w:fill="0D1117"/>
            <w:spacing w:after="0" w:line="285" w:lineRule="atLeast"/>
          </w:pPr>
        </w:pPrChange>
      </w:pPr>
      <w:ins w:id="126" w:author="Gitu, Paula (DAD)" w:date="2024-12-03T17:21:00Z">
        <w:r w:rsidRPr="00B959DE">
          <w:rPr>
            <w:lang w:eastAsia="en-GB"/>
          </w:rPr>
          <w:t>]</w:t>
        </w:r>
      </w:ins>
    </w:p>
    <w:p w14:paraId="5C73CF38" w14:textId="77777777" w:rsidR="00B959DE" w:rsidRPr="00CD7B3E" w:rsidRDefault="00B959DE" w:rsidP="00442FF0">
      <w:pPr>
        <w:rPr>
          <w:ins w:id="127" w:author="Gitu, Paula (DAD)" w:date="2024-12-03T17:21:00Z"/>
          <w:lang w:eastAsia="en-GB"/>
        </w:rPr>
      </w:pPr>
    </w:p>
    <w:p w14:paraId="1084A807" w14:textId="77777777" w:rsidR="00CD7B3E" w:rsidRDefault="00CD7B3E" w:rsidP="00BC6792">
      <w:pPr>
        <w:pStyle w:val="Heading2"/>
        <w:rPr>
          <w:ins w:id="128" w:author="Stefanie Vandevijvere" w:date="2024-11-17T15:33:00Z"/>
          <w:rFonts w:eastAsia="Times New Roman"/>
          <w:lang w:eastAsia="en-GB"/>
        </w:rPr>
      </w:pPr>
    </w:p>
    <w:p w14:paraId="1620E33F" w14:textId="1CAF6A10" w:rsidR="00BC6792" w:rsidRPr="00442FF0" w:rsidRDefault="00BC6792" w:rsidP="00BC6792">
      <w:pPr>
        <w:pStyle w:val="Heading2"/>
        <w:rPr>
          <w:rFonts w:eastAsia="Times New Roman"/>
          <w:lang w:eastAsia="en-GB"/>
        </w:rPr>
      </w:pPr>
      <w:commentRangeStart w:id="129"/>
      <w:r>
        <w:rPr>
          <w:rFonts w:eastAsia="Times New Roman"/>
          <w:lang w:eastAsia="en-GB"/>
        </w:rPr>
        <w:t>Marketing Strategies</w:t>
      </w:r>
      <w:commentRangeEnd w:id="129"/>
      <w:r w:rsidR="00953491">
        <w:rPr>
          <w:rStyle w:val="CommentReference"/>
          <w:rFonts w:asciiTheme="minorHAnsi" w:eastAsiaTheme="minorHAnsi" w:hAnsiTheme="minorHAnsi" w:cstheme="minorBidi"/>
          <w:color w:val="auto"/>
        </w:rPr>
        <w:commentReference w:id="129"/>
      </w:r>
    </w:p>
    <w:p w14:paraId="495D5CAB" w14:textId="77777777" w:rsidR="00442FF0" w:rsidRPr="00442FF0" w:rsidRDefault="00442FF0" w:rsidP="00442FF0">
      <w:pPr>
        <w:rPr>
          <w:lang w:eastAsia="en-GB"/>
        </w:rPr>
      </w:pPr>
      <w:r w:rsidRPr="00442FF0">
        <w:rPr>
          <w:lang w:eastAsia="en-GB"/>
        </w:rPr>
        <w:t># licensed characters are owned by a specific company, change cartoons to mention "not licensed chars"</w:t>
      </w:r>
    </w:p>
    <w:p w14:paraId="57E530DA" w14:textId="77777777" w:rsidR="00442FF0" w:rsidRPr="00442FF0" w:rsidRDefault="00442FF0" w:rsidP="00442FF0">
      <w:pPr>
        <w:rPr>
          <w:lang w:eastAsia="en-GB"/>
        </w:rPr>
      </w:pPr>
    </w:p>
    <w:p w14:paraId="0E8FF33D" w14:textId="77777777" w:rsidR="00442FF0" w:rsidRPr="00442FF0" w:rsidRDefault="00442FF0" w:rsidP="00442FF0">
      <w:pPr>
        <w:rPr>
          <w:lang w:eastAsia="en-GB"/>
        </w:rPr>
      </w:pPr>
      <w:r w:rsidRPr="00442FF0">
        <w:rPr>
          <w:lang w:eastAsia="en-GB"/>
        </w:rPr>
        <w:t>marketing_str = [</w:t>
      </w:r>
    </w:p>
    <w:p w14:paraId="43732F0C" w14:textId="0636162B" w:rsidR="00442FF0" w:rsidRPr="00442FF0" w:rsidRDefault="00442FF0" w:rsidP="00442FF0">
      <w:pPr>
        <w:rPr>
          <w:lang w:eastAsia="en-GB"/>
        </w:rPr>
      </w:pPr>
      <w:r w:rsidRPr="00442FF0">
        <w:rPr>
          <w:lang w:eastAsia="en-GB"/>
        </w:rPr>
        <w:t>    ("</w:t>
      </w:r>
      <w:commentRangeStart w:id="130"/>
      <w:ins w:id="131" w:author="Stefanie Vandevijvere" w:date="2024-11-18T08:14:00Z">
        <w:r w:rsidR="005E3A2C">
          <w:rPr>
            <w:lang w:eastAsia="en-GB"/>
          </w:rPr>
          <w:t>COMPANY</w:t>
        </w:r>
      </w:ins>
      <w:ins w:id="132" w:author="Gitu, Paula (DAD)" w:date="2024-12-03T17:07:00Z">
        <w:r w:rsidR="00991D37">
          <w:rPr>
            <w:lang w:eastAsia="en-GB"/>
          </w:rPr>
          <w:t>_</w:t>
        </w:r>
      </w:ins>
      <w:ins w:id="133" w:author="Stefanie Vandevijvere" w:date="2024-11-18T08:14:00Z">
        <w:del w:id="134" w:author="Gitu, Paula (DAD)" w:date="2024-12-03T17:07:00Z">
          <w:r w:rsidR="005E3A2C" w:rsidDel="00991D37">
            <w:rPr>
              <w:lang w:eastAsia="en-GB"/>
            </w:rPr>
            <w:delText xml:space="preserve"> </w:delText>
          </w:r>
        </w:del>
        <w:r w:rsidR="005E3A2C">
          <w:rPr>
            <w:lang w:eastAsia="en-GB"/>
          </w:rPr>
          <w:t>OWNED</w:t>
        </w:r>
        <w:del w:id="135" w:author="Gitu, Paula (DAD)" w:date="2024-12-03T17:07:00Z">
          <w:r w:rsidR="005E3A2C" w:rsidDel="00991D37">
            <w:rPr>
              <w:lang w:eastAsia="en-GB"/>
            </w:rPr>
            <w:delText xml:space="preserve"> CHARACTER</w:delText>
          </w:r>
        </w:del>
      </w:ins>
      <w:commentRangeEnd w:id="130"/>
      <w:r w:rsidR="00991D37">
        <w:rPr>
          <w:rStyle w:val="CommentReference"/>
        </w:rPr>
        <w:commentReference w:id="130"/>
      </w:r>
      <w:r w:rsidRPr="00442FF0">
        <w:rPr>
          <w:lang w:eastAsia="en-GB"/>
        </w:rPr>
        <w:t xml:space="preserve">", "This set of questions is about marketing strategies used in the ad. Answer with Yes/No to each question. </w:t>
      </w:r>
      <w:ins w:id="136" w:author="Gitu, Paula (DAD)" w:date="2024-12-03T17:04:00Z">
        <w:r w:rsidR="00494BC2">
          <w:rPr>
            <w:lang w:val="en-US" w:eastAsia="fr-BE"/>
          </w:rPr>
          <w:t>Are there c</w:t>
        </w:r>
        <w:r w:rsidR="00494BC2" w:rsidRPr="00EE5C99">
          <w:rPr>
            <w:lang w:val="en-US" w:eastAsia="fr-BE"/>
          </w:rPr>
          <w:t>haracters created specifically by a company to represent its brand, often used in advertising and product packaging</w:t>
        </w:r>
        <w:r w:rsidR="00494BC2">
          <w:rPr>
            <w:lang w:val="en-US" w:eastAsia="fr-BE"/>
          </w:rPr>
          <w:t>?</w:t>
        </w:r>
        <w:r w:rsidR="00494BC2" w:rsidRPr="00EE5C99">
          <w:rPr>
            <w:lang w:val="en-US" w:eastAsia="fr-BE"/>
          </w:rPr>
          <w:t xml:space="preserve"> These characters help establish brand identity and engage with consumers, especially children</w:t>
        </w:r>
        <w:r w:rsidR="00494BC2">
          <w:rPr>
            <w:lang w:val="en-US" w:eastAsia="fr-BE"/>
          </w:rPr>
          <w:t xml:space="preserve"> (e.g., </w:t>
        </w:r>
        <w:r w:rsidR="00494BC2" w:rsidRPr="00A96ECB">
          <w:rPr>
            <w:rFonts w:eastAsia="Times New Roman" w:cstheme="minorHAnsi"/>
            <w:color w:val="000000"/>
            <w:lang w:val="en-US" w:eastAsia="fr-BE"/>
          </w:rPr>
          <w:t>M&amp;Ms</w:t>
        </w:r>
        <w:r w:rsidR="00494BC2">
          <w:rPr>
            <w:rFonts w:eastAsia="Times New Roman" w:cstheme="minorHAnsi"/>
            <w:color w:val="000000"/>
            <w:lang w:val="en-US" w:eastAsia="fr-BE"/>
          </w:rPr>
          <w:t xml:space="preserve">, </w:t>
        </w:r>
        <w:r w:rsidR="00494BC2" w:rsidRPr="00DC55AA">
          <w:rPr>
            <w:rFonts w:eastAsia="Times New Roman" w:cstheme="minorHAnsi"/>
            <w:color w:val="000000"/>
            <w:lang w:val="en-US" w:eastAsia="fr-BE"/>
          </w:rPr>
          <w:t>Dino from the Dino brand</w:t>
        </w:r>
        <w:r w:rsidR="00494BC2">
          <w:rPr>
            <w:rFonts w:eastAsia="Times New Roman" w:cstheme="minorHAnsi"/>
            <w:color w:val="000000"/>
            <w:lang w:val="en-US" w:eastAsia="fr-BE"/>
          </w:rPr>
          <w:t>)</w:t>
        </w:r>
      </w:ins>
      <w:ins w:id="137" w:author="Gitu, Paula (DAD)" w:date="2024-12-03T17:05:00Z">
        <w:r w:rsidR="00DC23B5">
          <w:rPr>
            <w:rFonts w:eastAsia="Times New Roman" w:cstheme="minorHAnsi"/>
            <w:color w:val="000000"/>
            <w:lang w:val="en-US" w:eastAsia="fr-BE"/>
          </w:rPr>
          <w:t xml:space="preserve"> </w:t>
        </w:r>
      </w:ins>
      <w:r w:rsidRPr="00442FF0">
        <w:rPr>
          <w:lang w:eastAsia="en-GB"/>
        </w:rPr>
        <w:t>"),</w:t>
      </w:r>
    </w:p>
    <w:p w14:paraId="34E0A891" w14:textId="2A35052A" w:rsidR="00442FF0" w:rsidRDefault="00442FF0" w:rsidP="00442FF0">
      <w:pPr>
        <w:rPr>
          <w:ins w:id="138" w:author="Stefanie Vandevijvere" w:date="2024-11-18T08:14:00Z"/>
          <w:lang w:eastAsia="en-GB"/>
        </w:rPr>
      </w:pPr>
      <w:r w:rsidRPr="00442FF0">
        <w:rPr>
          <w:lang w:eastAsia="en-GB"/>
        </w:rPr>
        <w:t>    ("LICENSED_CHARACTER", "</w:t>
      </w:r>
      <w:ins w:id="139" w:author="Gitu, Paula (DAD)" w:date="2024-12-03T17:05:00Z">
        <w:r w:rsidR="00F372CE">
          <w:rPr>
            <w:lang w:eastAsia="en-GB"/>
          </w:rPr>
          <w:t>Are there w</w:t>
        </w:r>
        <w:r w:rsidR="00F372CE" w:rsidRPr="003F594C">
          <w:rPr>
            <w:rFonts w:eastAsia="Times New Roman" w:cstheme="minorHAnsi"/>
            <w:color w:val="000000"/>
            <w:lang w:val="en-US" w:eastAsia="fr-BE"/>
          </w:rPr>
          <w:t>ell-known characters from TV shows or books that a brand pays to use in its promotions</w:t>
        </w:r>
        <w:r w:rsidR="006B2151">
          <w:rPr>
            <w:rFonts w:eastAsia="Times New Roman" w:cstheme="minorHAnsi"/>
            <w:color w:val="000000"/>
            <w:lang w:val="en-US" w:eastAsia="fr-BE"/>
          </w:rPr>
          <w:t xml:space="preserve">? </w:t>
        </w:r>
        <w:r w:rsidR="00F372CE" w:rsidRPr="003F594C">
          <w:rPr>
            <w:rFonts w:eastAsia="Times New Roman" w:cstheme="minorHAnsi"/>
            <w:color w:val="000000"/>
            <w:lang w:val="en-US" w:eastAsia="fr-BE"/>
          </w:rPr>
          <w:t>These characters attract fans and enhance the appeal of products through their existing popularity</w:t>
        </w:r>
        <w:r w:rsidR="00F372CE">
          <w:rPr>
            <w:rFonts w:eastAsia="Times New Roman" w:cstheme="minorHAnsi"/>
            <w:color w:val="000000"/>
            <w:lang w:val="en-US" w:eastAsia="fr-BE"/>
          </w:rPr>
          <w:t xml:space="preserve"> (e.g., Miffy (Nijntje), </w:t>
        </w:r>
        <w:r w:rsidR="00575903">
          <w:rPr>
            <w:rFonts w:eastAsia="Times New Roman" w:cstheme="minorHAnsi"/>
            <w:color w:val="000000"/>
            <w:lang w:val="en-US" w:eastAsia="fr-BE"/>
          </w:rPr>
          <w:t>Mickey Mouse</w:t>
        </w:r>
        <w:r w:rsidR="00F372CE">
          <w:rPr>
            <w:rFonts w:eastAsia="Times New Roman" w:cstheme="minorHAnsi"/>
            <w:color w:val="000000"/>
            <w:lang w:val="en-US" w:eastAsia="fr-BE"/>
          </w:rPr>
          <w:t>)</w:t>
        </w:r>
        <w:r w:rsidR="00D562A9">
          <w:rPr>
            <w:rFonts w:eastAsia="Times New Roman" w:cstheme="minorHAnsi"/>
            <w:color w:val="000000"/>
            <w:lang w:val="en-US" w:eastAsia="fr-BE"/>
          </w:rPr>
          <w:t xml:space="preserve"> </w:t>
        </w:r>
      </w:ins>
      <w:r w:rsidRPr="00442FF0">
        <w:rPr>
          <w:lang w:eastAsia="en-GB"/>
        </w:rPr>
        <w:t>"),</w:t>
      </w:r>
    </w:p>
    <w:p w14:paraId="474E2FD1" w14:textId="3EF95FA4" w:rsidR="005E3A2C" w:rsidRPr="00442FF0" w:rsidRDefault="005E3A2C" w:rsidP="00442FF0">
      <w:pPr>
        <w:rPr>
          <w:lang w:eastAsia="en-GB"/>
        </w:rPr>
      </w:pPr>
      <w:commentRangeStart w:id="140"/>
      <w:commentRangeStart w:id="141"/>
      <w:ins w:id="142" w:author="Stefanie Vandevijvere" w:date="2024-11-18T08:14:00Z">
        <w:r>
          <w:rPr>
            <w:lang w:eastAsia="en-GB"/>
          </w:rPr>
          <w:t>CARTOON: Is there a cartoon character that is not a company owned character and not a licenced character</w:t>
        </w:r>
      </w:ins>
      <w:ins w:id="143" w:author="Stefanie Vandevijvere" w:date="2024-11-18T08:15:00Z">
        <w:r>
          <w:rPr>
            <w:lang w:eastAsia="en-GB"/>
          </w:rPr>
          <w:t xml:space="preserve">? </w:t>
        </w:r>
        <w:commentRangeEnd w:id="140"/>
        <w:r>
          <w:rPr>
            <w:rStyle w:val="CommentReference"/>
          </w:rPr>
          <w:commentReference w:id="140"/>
        </w:r>
      </w:ins>
      <w:commentRangeEnd w:id="141"/>
      <w:r w:rsidR="00EA3D3A">
        <w:rPr>
          <w:rStyle w:val="CommentReference"/>
        </w:rPr>
        <w:commentReference w:id="141"/>
      </w:r>
    </w:p>
    <w:p w14:paraId="29AF87E9" w14:textId="687670E6" w:rsidR="00442FF0" w:rsidRPr="00442FF0" w:rsidRDefault="00442FF0" w:rsidP="00442FF0">
      <w:pPr>
        <w:rPr>
          <w:lang w:eastAsia="en-GB"/>
        </w:rPr>
      </w:pPr>
      <w:r w:rsidRPr="00442FF0">
        <w:rPr>
          <w:lang w:eastAsia="en-GB"/>
        </w:rPr>
        <w:t>    ("MOVIE_TIE_IN", "</w:t>
      </w:r>
      <w:ins w:id="144" w:author="Gitu, Paula (DAD)" w:date="2024-12-03T17:03:00Z">
        <w:r w:rsidR="00C67C22">
          <w:rPr>
            <w:rFonts w:eastAsia="Times New Roman" w:cstheme="minorHAnsi"/>
            <w:color w:val="000000"/>
            <w:lang w:val="en-US" w:eastAsia="fr-BE"/>
          </w:rPr>
          <w:t>Are there p</w:t>
        </w:r>
        <w:r w:rsidR="00C67C22" w:rsidRPr="003F594C">
          <w:rPr>
            <w:rFonts w:eastAsia="Times New Roman" w:cstheme="minorHAnsi"/>
            <w:color w:val="000000"/>
            <w:lang w:val="en-US" w:eastAsia="fr-BE"/>
          </w:rPr>
          <w:t>romotional strategies that align products or brands with popular films, utilizing themes, characters, or storylines from the movies to attract audiences and enhance product appeal</w:t>
        </w:r>
        <w:r w:rsidR="00C67C22">
          <w:rPr>
            <w:rFonts w:eastAsia="Times New Roman" w:cstheme="minorHAnsi"/>
            <w:color w:val="000000"/>
            <w:lang w:val="en-US" w:eastAsia="fr-BE"/>
          </w:rPr>
          <w:t>? (e.g., Shrek, Frozen</w:t>
        </w:r>
      </w:ins>
      <w:ins w:id="145" w:author="Gitu, Paula (DAD)" w:date="2024-12-03T17:05:00Z">
        <w:r w:rsidR="00A473DC">
          <w:rPr>
            <w:rFonts w:eastAsia="Times New Roman" w:cstheme="minorHAnsi"/>
            <w:color w:val="000000"/>
            <w:lang w:val="en-US" w:eastAsia="fr-BE"/>
          </w:rPr>
          <w:t xml:space="preserve">) </w:t>
        </w:r>
      </w:ins>
      <w:r w:rsidRPr="00442FF0">
        <w:rPr>
          <w:lang w:eastAsia="en-GB"/>
        </w:rPr>
        <w:t>"),</w:t>
      </w:r>
    </w:p>
    <w:p w14:paraId="4DFDC930" w14:textId="7CC22FD7" w:rsidR="00442FF0" w:rsidRPr="00442FF0" w:rsidRDefault="00442FF0" w:rsidP="00442FF0">
      <w:pPr>
        <w:rPr>
          <w:lang w:eastAsia="en-GB"/>
        </w:rPr>
      </w:pPr>
      <w:r w:rsidRPr="00442FF0">
        <w:rPr>
          <w:lang w:eastAsia="en-GB"/>
        </w:rPr>
        <w:t>    ("FAMOUS_SPORTS", "</w:t>
      </w:r>
      <w:ins w:id="146" w:author="Gitu, Paula (DAD)" w:date="2024-12-03T17:02:00Z">
        <w:r w:rsidR="008368F9">
          <w:rPr>
            <w:rFonts w:eastAsia="Times New Roman" w:cstheme="minorHAnsi"/>
            <w:color w:val="000000"/>
            <w:lang w:val="en-US" w:eastAsia="fr-BE"/>
          </w:rPr>
          <w:t>Are there r</w:t>
        </w:r>
        <w:r w:rsidR="008368F9" w:rsidRPr="003F594C">
          <w:rPr>
            <w:rFonts w:eastAsia="Times New Roman" w:cstheme="minorHAnsi"/>
            <w:color w:val="000000"/>
            <w:lang w:val="en-US" w:eastAsia="fr-BE"/>
          </w:rPr>
          <w:t>enowned athletes or sports teams that are recognized on a national or international level</w:t>
        </w:r>
      </w:ins>
      <w:ins w:id="147" w:author="Gitu, Paula (DAD)" w:date="2024-12-03T17:03:00Z">
        <w:r w:rsidR="008368F9">
          <w:rPr>
            <w:rFonts w:eastAsia="Times New Roman" w:cstheme="minorHAnsi"/>
            <w:color w:val="000000"/>
            <w:lang w:val="en-US" w:eastAsia="fr-BE"/>
          </w:rPr>
          <w:t>?</w:t>
        </w:r>
      </w:ins>
      <w:ins w:id="148" w:author="Gitu, Paula (DAD)" w:date="2024-12-03T17:02:00Z">
        <w:r w:rsidR="008368F9" w:rsidRPr="003F594C">
          <w:rPr>
            <w:rFonts w:eastAsia="Times New Roman" w:cstheme="minorHAnsi"/>
            <w:color w:val="000000"/>
            <w:lang w:val="en-US" w:eastAsia="fr-BE"/>
          </w:rPr>
          <w:t xml:space="preserve"> Their endorsements can lend authority and desirability to products, particularly in sports and fitness markets</w:t>
        </w:r>
        <w:r w:rsidR="008368F9">
          <w:rPr>
            <w:rFonts w:eastAsia="Times New Roman" w:cstheme="minorHAnsi"/>
            <w:color w:val="000000"/>
            <w:lang w:val="en-US" w:eastAsia="fr-BE"/>
          </w:rPr>
          <w:t xml:space="preserve"> (e.g., Belgian Red Devils, Kevin de Bruyne) </w:t>
        </w:r>
      </w:ins>
      <w:r w:rsidRPr="00442FF0">
        <w:rPr>
          <w:lang w:eastAsia="en-GB"/>
        </w:rPr>
        <w:t>"),</w:t>
      </w:r>
    </w:p>
    <w:p w14:paraId="1C1C2496" w14:textId="714A375B" w:rsidR="00442FF0" w:rsidRPr="00442FF0" w:rsidRDefault="00442FF0" w:rsidP="00442FF0">
      <w:pPr>
        <w:rPr>
          <w:lang w:eastAsia="en-GB"/>
        </w:rPr>
      </w:pPr>
      <w:r w:rsidRPr="00442FF0">
        <w:rPr>
          <w:lang w:eastAsia="en-GB"/>
        </w:rPr>
        <w:t>    ("AMATEUR_SPORTS", "</w:t>
      </w:r>
      <w:ins w:id="149" w:author="Gitu, Paula (DAD)" w:date="2024-12-03T17:02:00Z">
        <w:r w:rsidR="0098514A">
          <w:t>Are there i</w:t>
        </w:r>
        <w:r w:rsidR="0098514A" w:rsidRPr="003F594C">
          <w:rPr>
            <w:rFonts w:eastAsia="Times New Roman" w:cstheme="minorHAnsi"/>
            <w:color w:val="000000"/>
            <w:lang w:val="en-US" w:eastAsia="fr-BE"/>
          </w:rPr>
          <w:t>ndividuals who participate in sports at a non-professional level, often representing community teams or clubs</w:t>
        </w:r>
        <w:r w:rsidR="0098514A">
          <w:rPr>
            <w:rFonts w:eastAsia="Times New Roman" w:cstheme="minorHAnsi"/>
            <w:color w:val="000000"/>
            <w:lang w:val="en-US" w:eastAsia="fr-BE"/>
          </w:rPr>
          <w:t>?</w:t>
        </w:r>
        <w:r w:rsidR="0098514A" w:rsidRPr="003F594C">
          <w:rPr>
            <w:rFonts w:eastAsia="Times New Roman" w:cstheme="minorHAnsi"/>
            <w:color w:val="000000"/>
            <w:lang w:val="en-US" w:eastAsia="fr-BE"/>
          </w:rPr>
          <w:t xml:space="preserve"> Their relatability can foster a sense of connection with local consumers and promote healthy lifestyles</w:t>
        </w:r>
        <w:r w:rsidR="0098514A">
          <w:rPr>
            <w:rFonts w:eastAsia="Times New Roman" w:cstheme="minorHAnsi"/>
            <w:color w:val="000000"/>
            <w:lang w:val="en-US" w:eastAsia="fr-BE"/>
          </w:rPr>
          <w:t xml:space="preserve"> (e.g., a person playing a sport</w:t>
        </w:r>
        <w:r w:rsidR="00501C7C">
          <w:rPr>
            <w:rFonts w:eastAsia="Times New Roman" w:cstheme="minorHAnsi"/>
            <w:color w:val="000000"/>
            <w:lang w:val="en-US" w:eastAsia="fr-BE"/>
          </w:rPr>
          <w:t>)</w:t>
        </w:r>
      </w:ins>
      <w:r w:rsidRPr="00442FF0">
        <w:rPr>
          <w:lang w:eastAsia="en-GB"/>
        </w:rPr>
        <w:t xml:space="preserve"> "),</w:t>
      </w:r>
    </w:p>
    <w:p w14:paraId="7EB4426A" w14:textId="4CD6974E" w:rsidR="00442FF0" w:rsidRPr="00442FF0" w:rsidRDefault="00442FF0" w:rsidP="00442FF0">
      <w:pPr>
        <w:rPr>
          <w:lang w:eastAsia="en-GB"/>
        </w:rPr>
      </w:pPr>
      <w:r w:rsidRPr="00442FF0">
        <w:rPr>
          <w:lang w:eastAsia="en-GB"/>
        </w:rPr>
        <w:t>    ("CELEBRITY", "</w:t>
      </w:r>
      <w:ins w:id="150" w:author="Gitu, Paula (DAD)" w:date="2024-12-03T17:01:00Z">
        <w:r w:rsidR="00D74F58">
          <w:rPr>
            <w:rFonts w:eastAsia="Times New Roman" w:cstheme="minorHAnsi"/>
            <w:color w:val="000000"/>
            <w:lang w:eastAsia="fr-BE"/>
          </w:rPr>
          <w:t>Are</w:t>
        </w:r>
      </w:ins>
      <w:ins w:id="151" w:author="Gitu, Paula (DAD)" w:date="2024-12-03T17:02:00Z">
        <w:r w:rsidR="00D74F58">
          <w:rPr>
            <w:rFonts w:eastAsia="Times New Roman" w:cstheme="minorHAnsi"/>
            <w:color w:val="000000"/>
            <w:lang w:eastAsia="fr-BE"/>
          </w:rPr>
          <w:t xml:space="preserve"> there w</w:t>
        </w:r>
      </w:ins>
      <w:ins w:id="152" w:author="Gitu, Paula (DAD)" w:date="2024-12-03T17:01:00Z">
        <w:r w:rsidR="00D74F58" w:rsidRPr="003F594C">
          <w:rPr>
            <w:rFonts w:eastAsia="Times New Roman" w:cstheme="minorHAnsi"/>
            <w:color w:val="000000"/>
            <w:lang w:val="en-US" w:eastAsia="fr-BE"/>
          </w:rPr>
          <w:t>ell-known public figures from various fields such as entertainment, music, or literature who endorse products or brands</w:t>
        </w:r>
      </w:ins>
      <w:ins w:id="153" w:author="Gitu, Paula (DAD)" w:date="2024-12-03T17:02:00Z">
        <w:r w:rsidR="003676AA">
          <w:rPr>
            <w:rFonts w:eastAsia="Times New Roman" w:cstheme="minorHAnsi"/>
            <w:color w:val="000000"/>
            <w:lang w:val="en-US" w:eastAsia="fr-BE"/>
          </w:rPr>
          <w:t>?</w:t>
        </w:r>
      </w:ins>
      <w:ins w:id="154" w:author="Gitu, Paula (DAD)" w:date="2024-12-03T17:01:00Z">
        <w:r w:rsidR="00D74F58" w:rsidRPr="003F594C">
          <w:rPr>
            <w:rFonts w:eastAsia="Times New Roman" w:cstheme="minorHAnsi"/>
            <w:color w:val="000000"/>
            <w:lang w:val="en-US" w:eastAsia="fr-BE"/>
          </w:rPr>
          <w:t xml:space="preserve"> Their fame can significantly boost brand visibility and credibility</w:t>
        </w:r>
        <w:r w:rsidR="00D74F58">
          <w:rPr>
            <w:rFonts w:eastAsia="Times New Roman" w:cstheme="minorHAnsi"/>
            <w:color w:val="000000"/>
            <w:lang w:val="en-US" w:eastAsia="fr-BE"/>
          </w:rPr>
          <w:t xml:space="preserve"> (e.g., Jeroen Meus, Jamie Oliver)</w:t>
        </w:r>
      </w:ins>
      <w:ins w:id="155" w:author="Gitu, Paula (DAD)" w:date="2024-12-03T17:02:00Z">
        <w:r w:rsidR="00CD493B">
          <w:rPr>
            <w:rFonts w:eastAsia="Times New Roman" w:cstheme="minorHAnsi"/>
            <w:color w:val="000000"/>
            <w:lang w:val="en-US" w:eastAsia="fr-BE"/>
          </w:rPr>
          <w:t xml:space="preserve"> </w:t>
        </w:r>
      </w:ins>
      <w:r w:rsidRPr="00442FF0">
        <w:rPr>
          <w:lang w:eastAsia="en-GB"/>
        </w:rPr>
        <w:t>"),</w:t>
      </w:r>
    </w:p>
    <w:p w14:paraId="366E26A9" w14:textId="4C57CBB8" w:rsidR="00442FF0" w:rsidRPr="00442FF0" w:rsidRDefault="00442FF0" w:rsidP="00442FF0">
      <w:pPr>
        <w:rPr>
          <w:lang w:eastAsia="en-GB"/>
        </w:rPr>
      </w:pPr>
      <w:r w:rsidRPr="00442FF0">
        <w:rPr>
          <w:lang w:eastAsia="en-GB"/>
        </w:rPr>
        <w:t>    ("AWARDS", "</w:t>
      </w:r>
      <w:ins w:id="156" w:author="Gitu, Paula (DAD)" w:date="2024-12-03T17:01:00Z">
        <w:r w:rsidR="00211273">
          <w:rPr>
            <w:rFonts w:eastAsia="Times New Roman" w:cstheme="minorHAnsi"/>
            <w:color w:val="000000"/>
            <w:lang w:eastAsia="fr-BE"/>
          </w:rPr>
          <w:t>Are there r</w:t>
        </w:r>
        <w:r w:rsidR="00211273" w:rsidRPr="003F594C">
          <w:rPr>
            <w:rFonts w:eastAsia="Times New Roman" w:cstheme="minorHAnsi"/>
            <w:color w:val="000000"/>
            <w:lang w:val="en-US" w:eastAsia="fr-BE"/>
          </w:rPr>
          <w:t>ecognitions or accolades received by a product or brand that signify quality or excellence</w:t>
        </w:r>
        <w:r w:rsidR="003645D1">
          <w:rPr>
            <w:rFonts w:eastAsia="Times New Roman" w:cstheme="minorHAnsi"/>
            <w:color w:val="000000"/>
            <w:lang w:val="en-US" w:eastAsia="fr-BE"/>
          </w:rPr>
          <w:t>?</w:t>
        </w:r>
        <w:r w:rsidR="00211273" w:rsidRPr="003F594C">
          <w:rPr>
            <w:rFonts w:eastAsia="Times New Roman" w:cstheme="minorHAnsi"/>
            <w:color w:val="000000"/>
            <w:lang w:val="en-US" w:eastAsia="fr-BE"/>
          </w:rPr>
          <w:t xml:space="preserve"> Featuring awards in marketing materials can enhance credibility and consumer trust</w:t>
        </w:r>
        <w:r w:rsidR="00211273">
          <w:rPr>
            <w:rFonts w:eastAsia="Times New Roman" w:cstheme="minorHAnsi"/>
            <w:color w:val="000000"/>
            <w:lang w:val="en-US" w:eastAsia="fr-BE"/>
          </w:rPr>
          <w:t xml:space="preserve"> (e.g., “Best Beer of 2024”) </w:t>
        </w:r>
      </w:ins>
      <w:r w:rsidRPr="00442FF0">
        <w:rPr>
          <w:lang w:eastAsia="en-GB"/>
        </w:rPr>
        <w:t>"),</w:t>
      </w:r>
    </w:p>
    <w:p w14:paraId="3ACDFE62" w14:textId="20731648" w:rsidR="00442FF0" w:rsidRPr="00442FF0" w:rsidRDefault="00442FF0" w:rsidP="00442FF0">
      <w:pPr>
        <w:rPr>
          <w:lang w:eastAsia="en-GB"/>
        </w:rPr>
      </w:pPr>
      <w:r w:rsidRPr="00442FF0">
        <w:rPr>
          <w:lang w:eastAsia="en-GB"/>
        </w:rPr>
        <w:t>    ("EVENTS", "</w:t>
      </w:r>
      <w:ins w:id="157" w:author="Gitu, Paula (DAD)" w:date="2024-12-03T17:01:00Z">
        <w:r w:rsidR="00D93E16">
          <w:rPr>
            <w:rFonts w:eastAsia="Times New Roman" w:cstheme="minorHAnsi"/>
            <w:color w:val="000000"/>
            <w:lang w:val="en-US" w:eastAsia="fr-BE"/>
          </w:rPr>
          <w:t>Are there p</w:t>
        </w:r>
        <w:r w:rsidR="00D93E16" w:rsidRPr="003F594C">
          <w:rPr>
            <w:rFonts w:eastAsia="Times New Roman" w:cstheme="minorHAnsi"/>
            <w:color w:val="000000"/>
            <w:lang w:val="en-US" w:eastAsia="fr-BE"/>
          </w:rPr>
          <w:t>romotions tied to significant cultural events, historical anniversaries, or festivals that resonate with the target audience</w:t>
        </w:r>
        <w:r w:rsidR="003645D1">
          <w:rPr>
            <w:rFonts w:eastAsia="Times New Roman" w:cstheme="minorHAnsi"/>
            <w:color w:val="000000"/>
            <w:lang w:val="en-US" w:eastAsia="fr-BE"/>
          </w:rPr>
          <w:t>?</w:t>
        </w:r>
        <w:r w:rsidR="00D93E16" w:rsidRPr="003F594C">
          <w:rPr>
            <w:rFonts w:eastAsia="Times New Roman" w:cstheme="minorHAnsi"/>
            <w:color w:val="000000"/>
            <w:lang w:val="en-US" w:eastAsia="fr-BE"/>
          </w:rPr>
          <w:t xml:space="preserve"> These events provide a thematic backdrop for marketing campaigns and engage consumers on an emotional level</w:t>
        </w:r>
        <w:r w:rsidR="00D93E16">
          <w:rPr>
            <w:rFonts w:eastAsia="Times New Roman" w:cstheme="minorHAnsi"/>
            <w:color w:val="000000"/>
            <w:lang w:val="en-US" w:eastAsia="fr-BE"/>
          </w:rPr>
          <w:t xml:space="preserve"> (e.g., Christmas, Halloween)</w:t>
        </w:r>
      </w:ins>
      <w:r w:rsidRPr="00442FF0">
        <w:rPr>
          <w:lang w:eastAsia="en-GB"/>
        </w:rPr>
        <w:t xml:space="preserve"> "),</w:t>
      </w:r>
    </w:p>
    <w:p w14:paraId="0BA4B90A" w14:textId="1E34A057" w:rsidR="00442FF0" w:rsidRPr="00442FF0" w:rsidRDefault="00442FF0" w:rsidP="00442FF0">
      <w:pPr>
        <w:rPr>
          <w:lang w:eastAsia="en-GB"/>
        </w:rPr>
      </w:pPr>
      <w:r w:rsidRPr="00442FF0">
        <w:rPr>
          <w:lang w:eastAsia="en-GB"/>
        </w:rPr>
        <w:lastRenderedPageBreak/>
        <w:t>    ("SPORT_EVENTS", "</w:t>
      </w:r>
      <w:ins w:id="158" w:author="Gitu, Paula (DAD)" w:date="2024-12-03T17:00:00Z">
        <w:r w:rsidR="00875123">
          <w:rPr>
            <w:rFonts w:eastAsia="Times New Roman" w:cstheme="minorHAnsi"/>
            <w:color w:val="000000"/>
            <w:lang w:val="en-US" w:eastAsia="fr-BE"/>
          </w:rPr>
          <w:t>Are there p</w:t>
        </w:r>
        <w:r w:rsidR="00875123" w:rsidRPr="003F594C">
          <w:rPr>
            <w:rFonts w:eastAsia="Times New Roman" w:cstheme="minorHAnsi"/>
            <w:color w:val="000000"/>
            <w:lang w:val="en-US" w:eastAsia="fr-BE"/>
          </w:rPr>
          <w:t>romotions that coincide with major sporting events, leveraging the excitement and audience engagement of the event</w:t>
        </w:r>
      </w:ins>
      <w:ins w:id="159" w:author="Gitu, Paula (DAD)" w:date="2024-12-03T17:01:00Z">
        <w:r w:rsidR="003645D1">
          <w:rPr>
            <w:rFonts w:eastAsia="Times New Roman" w:cstheme="minorHAnsi"/>
            <w:color w:val="000000"/>
            <w:lang w:val="en-US" w:eastAsia="fr-BE"/>
          </w:rPr>
          <w:t>?</w:t>
        </w:r>
      </w:ins>
      <w:ins w:id="160" w:author="Gitu, Paula (DAD)" w:date="2024-12-03T17:00:00Z">
        <w:r w:rsidR="00875123" w:rsidRPr="003F594C">
          <w:rPr>
            <w:rFonts w:eastAsia="Times New Roman" w:cstheme="minorHAnsi"/>
            <w:color w:val="000000"/>
            <w:lang w:val="en-US" w:eastAsia="fr-BE"/>
          </w:rPr>
          <w:t xml:space="preserve"> This strategy often includes sponsorships, themed products, and advertising tied to the event’s timeline</w:t>
        </w:r>
        <w:r w:rsidR="00875123">
          <w:rPr>
            <w:rFonts w:eastAsia="Times New Roman" w:cstheme="minorHAnsi"/>
            <w:color w:val="000000"/>
            <w:lang w:val="en-US" w:eastAsia="fr-BE"/>
          </w:rPr>
          <w:t xml:space="preserve"> (e.g., Tour de France, Olympic Games)</w:t>
        </w:r>
      </w:ins>
      <w:r w:rsidRPr="00442FF0">
        <w:rPr>
          <w:lang w:eastAsia="en-GB"/>
        </w:rPr>
        <w:t>")</w:t>
      </w:r>
    </w:p>
    <w:p w14:paraId="495B7A64" w14:textId="77777777" w:rsidR="00442FF0" w:rsidRPr="00442FF0" w:rsidRDefault="00442FF0" w:rsidP="00442FF0">
      <w:pPr>
        <w:rPr>
          <w:lang w:eastAsia="en-GB"/>
        </w:rPr>
      </w:pPr>
      <w:r w:rsidRPr="00442FF0">
        <w:rPr>
          <w:lang w:eastAsia="en-GB"/>
        </w:rPr>
        <w:t>]</w:t>
      </w:r>
    </w:p>
    <w:p w14:paraId="55732C4A" w14:textId="77777777" w:rsidR="00442FF0" w:rsidRDefault="00442FF0" w:rsidP="00442FF0">
      <w:pPr>
        <w:rPr>
          <w:lang w:eastAsia="en-GB"/>
        </w:rPr>
      </w:pPr>
    </w:p>
    <w:p w14:paraId="3F5469F4" w14:textId="3B688CBF" w:rsidR="008148E2" w:rsidRPr="00442FF0" w:rsidRDefault="008148E2" w:rsidP="008148E2">
      <w:pPr>
        <w:pStyle w:val="Heading2"/>
        <w:rPr>
          <w:rFonts w:eastAsia="Times New Roman"/>
          <w:lang w:eastAsia="en-GB"/>
        </w:rPr>
      </w:pPr>
      <w:commentRangeStart w:id="161"/>
      <w:commentRangeStart w:id="162"/>
      <w:r>
        <w:rPr>
          <w:rFonts w:eastAsia="Times New Roman"/>
          <w:lang w:eastAsia="en-GB"/>
        </w:rPr>
        <w:t>Premium Offers</w:t>
      </w:r>
      <w:commentRangeEnd w:id="161"/>
      <w:r w:rsidR="00953491">
        <w:rPr>
          <w:rStyle w:val="CommentReference"/>
          <w:rFonts w:asciiTheme="minorHAnsi" w:eastAsiaTheme="minorHAnsi" w:hAnsiTheme="minorHAnsi" w:cstheme="minorBidi"/>
          <w:color w:val="auto"/>
        </w:rPr>
        <w:commentReference w:id="161"/>
      </w:r>
      <w:commentRangeEnd w:id="162"/>
      <w:r w:rsidR="00AC4741">
        <w:rPr>
          <w:rStyle w:val="CommentReference"/>
          <w:rFonts w:asciiTheme="minorHAnsi" w:eastAsiaTheme="minorHAnsi" w:hAnsiTheme="minorHAnsi" w:cstheme="minorBidi"/>
          <w:color w:val="auto"/>
        </w:rPr>
        <w:commentReference w:id="162"/>
      </w:r>
    </w:p>
    <w:p w14:paraId="3E76E42E" w14:textId="77777777" w:rsidR="00442FF0" w:rsidRPr="00442FF0" w:rsidRDefault="00442FF0" w:rsidP="00442FF0">
      <w:pPr>
        <w:rPr>
          <w:lang w:eastAsia="en-GB"/>
        </w:rPr>
      </w:pPr>
      <w:r w:rsidRPr="00442FF0">
        <w:rPr>
          <w:lang w:eastAsia="en-GB"/>
        </w:rPr>
        <w:t>premium_offer = [</w:t>
      </w:r>
    </w:p>
    <w:p w14:paraId="721C959F" w14:textId="2A779CC0" w:rsidR="00442FF0" w:rsidRPr="00442FF0" w:rsidRDefault="00442FF0" w:rsidP="00442FF0">
      <w:pPr>
        <w:rPr>
          <w:lang w:eastAsia="en-GB"/>
        </w:rPr>
      </w:pPr>
      <w:r w:rsidRPr="00442FF0">
        <w:rPr>
          <w:lang w:eastAsia="en-GB"/>
        </w:rPr>
        <w:t xml:space="preserve">    ("GAMES", "This set of questions is about premium offers used in the ad. Are there </w:t>
      </w:r>
      <w:ins w:id="163" w:author="Gitu, Paula (DAD)" w:date="2024-12-03T16:30:00Z">
        <w:r w:rsidR="00CC265F">
          <w:t>o</w:t>
        </w:r>
      </w:ins>
      <w:ins w:id="164" w:author="Gitu, Paula (DAD)" w:date="2024-12-03T16:29:00Z">
        <w:r w:rsidR="001A7055" w:rsidRPr="007B7EB7">
          <w:t>ffers that incentivize consumers to download mobile games or apps, often tied to promotions or reward</w:t>
        </w:r>
        <w:r w:rsidR="001A7055">
          <w:t xml:space="preserve">s (e.g., “download the McDonald’s app to receive a free hamburger”) </w:t>
        </w:r>
      </w:ins>
      <w:del w:id="165" w:author="Gitu, Paula (DAD)" w:date="2024-12-03T16:29:00Z">
        <w:r w:rsidRPr="00442FF0" w:rsidDel="001A7055">
          <w:rPr>
            <w:lang w:eastAsia="en-GB"/>
          </w:rPr>
          <w:delText xml:space="preserve">offers that incentivize consumers to download mobile games or apps? </w:delText>
        </w:r>
      </w:del>
      <w:r w:rsidRPr="00442FF0">
        <w:rPr>
          <w:lang w:eastAsia="en-GB"/>
        </w:rPr>
        <w:t>"),</w:t>
      </w:r>
    </w:p>
    <w:p w14:paraId="4DA4D797" w14:textId="5DAF8F21" w:rsidR="00442FF0" w:rsidRPr="00442FF0" w:rsidRDefault="00442FF0" w:rsidP="00442FF0">
      <w:pPr>
        <w:rPr>
          <w:lang w:eastAsia="en-GB"/>
        </w:rPr>
      </w:pPr>
      <w:r w:rsidRPr="00442FF0">
        <w:rPr>
          <w:lang w:eastAsia="en-GB"/>
        </w:rPr>
        <w:t xml:space="preserve">    ("CONTESTS", "Are there promotions/contests where consumers enter to win prizes by completing specific actions, often requiring purchase or engagement? </w:t>
      </w:r>
      <w:ins w:id="166" w:author="Gitu, Paula (DAD)" w:date="2024-12-03T16:31:00Z">
        <w:r w:rsidR="00A47CC5">
          <w:rPr>
            <w:lang w:val="en-US"/>
          </w:rPr>
          <w:t>(e.g., social media photo contests encouraging participants to share picture with a specific product to win prizes)</w:t>
        </w:r>
        <w:r w:rsidR="00A47CC5" w:rsidRPr="00442FF0">
          <w:rPr>
            <w:lang w:eastAsia="en-GB"/>
          </w:rPr>
          <w:t xml:space="preserve"> </w:t>
        </w:r>
      </w:ins>
      <w:r w:rsidRPr="00442FF0">
        <w:rPr>
          <w:lang w:eastAsia="en-GB"/>
        </w:rPr>
        <w:t>"),</w:t>
      </w:r>
    </w:p>
    <w:p w14:paraId="47EFAC2C" w14:textId="0E85D38E" w:rsidR="00442FF0" w:rsidRPr="00442FF0" w:rsidRDefault="00442FF0" w:rsidP="00442FF0">
      <w:pPr>
        <w:rPr>
          <w:lang w:eastAsia="en-GB"/>
        </w:rPr>
      </w:pPr>
      <w:r w:rsidRPr="00442FF0">
        <w:rPr>
          <w:lang w:eastAsia="en-GB"/>
        </w:rPr>
        <w:t xml:space="preserve">    ("2FOR3", "Are there offers that encourage bulk purchasing by providing extra products for a reduced price? </w:t>
      </w:r>
      <w:ins w:id="167" w:author="Gitu, Paula (DAD)" w:date="2024-12-03T16:32:00Z">
        <w:r w:rsidR="005E5DE6">
          <w:rPr>
            <w:lang w:eastAsia="en-GB"/>
          </w:rPr>
          <w:t>(</w:t>
        </w:r>
      </w:ins>
      <w:r w:rsidRPr="00442FF0">
        <w:rPr>
          <w:lang w:eastAsia="en-GB"/>
        </w:rPr>
        <w:t>e.g. buy 1 get 1 free, 3 for the price of 2</w:t>
      </w:r>
      <w:ins w:id="168" w:author="Gitu, Paula (DAD)" w:date="2024-12-03T16:32:00Z">
        <w:r w:rsidR="005E5DE6">
          <w:rPr>
            <w:lang w:eastAsia="en-GB"/>
          </w:rPr>
          <w:t>)</w:t>
        </w:r>
      </w:ins>
      <w:r w:rsidRPr="00442FF0">
        <w:rPr>
          <w:lang w:eastAsia="en-GB"/>
        </w:rPr>
        <w:t xml:space="preserve"> "),</w:t>
      </w:r>
    </w:p>
    <w:p w14:paraId="50ACF88A" w14:textId="7D920CA3" w:rsidR="00442FF0" w:rsidRPr="00442FF0" w:rsidRDefault="00442FF0" w:rsidP="00442FF0">
      <w:pPr>
        <w:rPr>
          <w:lang w:eastAsia="en-GB"/>
        </w:rPr>
      </w:pPr>
      <w:r w:rsidRPr="00442FF0">
        <w:rPr>
          <w:lang w:eastAsia="en-GB"/>
        </w:rPr>
        <w:t>    ("EXTRA", "Are there promotions offering additional product quantity for the same price</w:t>
      </w:r>
      <w:ins w:id="169" w:author="Gitu, Paula (DAD)" w:date="2024-12-03T16:32:00Z">
        <w:r w:rsidR="005E5DE6">
          <w:rPr>
            <w:lang w:eastAsia="en-GB"/>
          </w:rPr>
          <w:t>, enhancing perceived value</w:t>
        </w:r>
      </w:ins>
      <w:r w:rsidRPr="00442FF0">
        <w:rPr>
          <w:lang w:eastAsia="en-GB"/>
        </w:rPr>
        <w:t>? e.g. 20</w:t>
      </w:r>
      <w:del w:id="170" w:author="Gitu, Paula (DAD)" w:date="2024-12-03T16:33:00Z">
        <w:r w:rsidRPr="00442FF0" w:rsidDel="00A71414">
          <w:rPr>
            <w:lang w:eastAsia="en-GB"/>
          </w:rPr>
          <w:delText>%</w:delText>
        </w:r>
      </w:del>
      <w:r w:rsidRPr="00442FF0">
        <w:rPr>
          <w:lang w:eastAsia="en-GB"/>
        </w:rPr>
        <w:t xml:space="preserve">% extra, 50 </w:t>
      </w:r>
      <w:ins w:id="171" w:author="Gitu, Paula (DAD)" w:date="2024-12-03T16:33:00Z">
        <w:r w:rsidR="002F33C0">
          <w:rPr>
            <w:lang w:eastAsia="en-GB"/>
          </w:rPr>
          <w:t xml:space="preserve">extra </w:t>
        </w:r>
      </w:ins>
      <w:r w:rsidRPr="00442FF0">
        <w:rPr>
          <w:lang w:eastAsia="en-GB"/>
        </w:rPr>
        <w:t>grams free "),</w:t>
      </w:r>
    </w:p>
    <w:p w14:paraId="16C796D5" w14:textId="0F06FF01" w:rsidR="00442FF0" w:rsidRPr="00442FF0" w:rsidRDefault="00442FF0" w:rsidP="00442FF0">
      <w:pPr>
        <w:rPr>
          <w:lang w:eastAsia="en-GB"/>
        </w:rPr>
      </w:pPr>
      <w:r w:rsidRPr="00442FF0">
        <w:rPr>
          <w:lang w:eastAsia="en-GB"/>
        </w:rPr>
        <w:t xml:space="preserve">    ("LIMITED", "Are there special products offered for a short/limited time? e.g. limited </w:t>
      </w:r>
      <w:del w:id="172" w:author="Gitu, Paula (DAD)" w:date="2024-12-03T16:33:00Z">
        <w:r w:rsidRPr="00442FF0" w:rsidDel="00AD6B22">
          <w:rPr>
            <w:lang w:eastAsia="en-GB"/>
          </w:rPr>
          <w:delText>edition</w:delText>
        </w:r>
      </w:del>
      <w:ins w:id="173" w:author="Gitu, Paula (DAD)" w:date="2024-12-03T16:33:00Z">
        <w:r w:rsidR="00AD6B22">
          <w:rPr>
            <w:lang w:eastAsia="en-GB"/>
          </w:rPr>
          <w:t>Halloween edition on candies</w:t>
        </w:r>
      </w:ins>
      <w:r w:rsidRPr="00442FF0">
        <w:rPr>
          <w:lang w:eastAsia="en-GB"/>
        </w:rPr>
        <w:t>, seasonal flavour</w:t>
      </w:r>
      <w:ins w:id="174" w:author="Gitu, Paula (DAD)" w:date="2024-12-03T16:33:00Z">
        <w:r w:rsidR="00AD6B22">
          <w:rPr>
            <w:lang w:eastAsia="en-GB"/>
          </w:rPr>
          <w:t xml:space="preserve"> of Dutch stroopwa</w:t>
        </w:r>
      </w:ins>
      <w:ins w:id="175" w:author="Gitu, Paula (DAD)" w:date="2024-12-03T16:34:00Z">
        <w:r w:rsidR="00AD6B22">
          <w:rPr>
            <w:lang w:eastAsia="en-GB"/>
          </w:rPr>
          <w:t>fels available only during Christmas holiday</w:t>
        </w:r>
        <w:r w:rsidR="0030484E">
          <w:rPr>
            <w:lang w:eastAsia="en-GB"/>
          </w:rPr>
          <w:t>s</w:t>
        </w:r>
      </w:ins>
      <w:r w:rsidRPr="00442FF0">
        <w:rPr>
          <w:lang w:eastAsia="en-GB"/>
        </w:rPr>
        <w:t xml:space="preserve"> "),</w:t>
      </w:r>
    </w:p>
    <w:p w14:paraId="01F234E9" w14:textId="77DA23F9" w:rsidR="00442FF0" w:rsidRPr="00442FF0" w:rsidRDefault="00442FF0" w:rsidP="00442FF0">
      <w:pPr>
        <w:rPr>
          <w:lang w:eastAsia="en-GB"/>
        </w:rPr>
      </w:pPr>
      <w:r w:rsidRPr="00442FF0">
        <w:rPr>
          <w:lang w:eastAsia="en-GB"/>
        </w:rPr>
        <w:t>    ("CHARITY", "Are there offers where a portion of proceeds goes to a charitable cause</w:t>
      </w:r>
      <w:ins w:id="176" w:author="Gitu, Paula (DAD)" w:date="2024-12-03T16:35:00Z">
        <w:r w:rsidR="00072C2F">
          <w:rPr>
            <w:lang w:eastAsia="en-GB"/>
          </w:rPr>
          <w:t>, appealing to socially conscious consumers</w:t>
        </w:r>
      </w:ins>
      <w:r w:rsidRPr="00442FF0">
        <w:rPr>
          <w:lang w:eastAsia="en-GB"/>
        </w:rPr>
        <w:t>? e.g. Every Purchase Helps Local Farmers "),</w:t>
      </w:r>
    </w:p>
    <w:p w14:paraId="43E485B8" w14:textId="36050D5F" w:rsidR="00442FF0" w:rsidRPr="00442FF0" w:rsidRDefault="00442FF0" w:rsidP="00442FF0">
      <w:pPr>
        <w:rPr>
          <w:lang w:eastAsia="en-GB"/>
        </w:rPr>
      </w:pPr>
      <w:r w:rsidRPr="00442FF0">
        <w:rPr>
          <w:lang w:eastAsia="en-GB"/>
        </w:rPr>
        <w:t>    ("GIFTS", "Are there promotions that include free gifts or collectible items with purchases</w:t>
      </w:r>
      <w:ins w:id="177" w:author="Gitu, Paula (DAD)" w:date="2024-12-03T16:36:00Z">
        <w:r w:rsidR="00072C2F">
          <w:rPr>
            <w:lang w:eastAsia="en-GB"/>
          </w:rPr>
          <w:t>, encouraging repeat buys</w:t>
        </w:r>
      </w:ins>
      <w:r w:rsidRPr="00442FF0">
        <w:rPr>
          <w:lang w:eastAsia="en-GB"/>
        </w:rPr>
        <w:t>?</w:t>
      </w:r>
      <w:ins w:id="178" w:author="Gitu, Paula (DAD)" w:date="2024-12-03T16:36:00Z">
        <w:r w:rsidR="00072C2F">
          <w:rPr>
            <w:lang w:eastAsia="en-GB"/>
          </w:rPr>
          <w:t xml:space="preserve"> </w:t>
        </w:r>
      </w:ins>
      <w:ins w:id="179" w:author="Gitu, Paula (DAD)" w:date="2024-12-03T16:37:00Z">
        <w:r w:rsidR="00072C2F">
          <w:rPr>
            <w:lang w:eastAsia="en-GB"/>
          </w:rPr>
          <w:t>e.g. collectible cups offered with every purchase of a specific soft drink</w:t>
        </w:r>
      </w:ins>
      <w:r w:rsidRPr="00442FF0">
        <w:rPr>
          <w:lang w:eastAsia="en-GB"/>
        </w:rPr>
        <w:t xml:space="preserve"> "),</w:t>
      </w:r>
    </w:p>
    <w:p w14:paraId="30EAAABB" w14:textId="665AE252" w:rsidR="00442FF0" w:rsidRPr="00442FF0" w:rsidRDefault="00442FF0" w:rsidP="00442FF0">
      <w:pPr>
        <w:rPr>
          <w:lang w:eastAsia="en-GB"/>
        </w:rPr>
      </w:pPr>
      <w:r w:rsidRPr="00442FF0">
        <w:rPr>
          <w:lang w:eastAsia="en-GB"/>
        </w:rPr>
        <w:t>    ("DISCOUNT", "Are there direct reductions in the selling price of products</w:t>
      </w:r>
      <w:ins w:id="180" w:author="Gitu, Paula (DAD)" w:date="2024-12-03T16:37:00Z">
        <w:r w:rsidR="00E72036">
          <w:rPr>
            <w:lang w:eastAsia="en-GB"/>
          </w:rPr>
          <w:t>, making them more attractive to consumers</w:t>
        </w:r>
      </w:ins>
      <w:r w:rsidRPr="00442FF0">
        <w:rPr>
          <w:lang w:eastAsia="en-GB"/>
        </w:rPr>
        <w:t>? e.g. €1 Off Any Product</w:t>
      </w:r>
      <w:ins w:id="181" w:author="Gitu, Paula (DAD)" w:date="2024-12-03T16:37:00Z">
        <w:r w:rsidR="00A06612">
          <w:rPr>
            <w:lang w:eastAsia="en-GB"/>
          </w:rPr>
          <w:t xml:space="preserve">, </w:t>
        </w:r>
        <w:r w:rsidR="00A06612">
          <w:t>temporary price discount during Black Friday</w:t>
        </w:r>
      </w:ins>
      <w:r w:rsidRPr="00442FF0">
        <w:rPr>
          <w:lang w:eastAsia="en-GB"/>
        </w:rPr>
        <w:t xml:space="preserve"> "),</w:t>
      </w:r>
    </w:p>
    <w:p w14:paraId="35A48BF8" w14:textId="1EA7C611" w:rsidR="00442FF0" w:rsidRPr="00442FF0" w:rsidRDefault="00442FF0" w:rsidP="00442FF0">
      <w:pPr>
        <w:rPr>
          <w:lang w:eastAsia="en-GB"/>
        </w:rPr>
      </w:pPr>
      <w:r w:rsidRPr="00442FF0">
        <w:rPr>
          <w:lang w:eastAsia="en-GB"/>
        </w:rPr>
        <w:t xml:space="preserve">    ("LOYALTY", "Are there programs that reward loyal customers for repeat purchases, often through points or discounts? e.g. </w:t>
      </w:r>
      <w:del w:id="182" w:author="Gitu, Paula (DAD)" w:date="2024-12-03T16:38:00Z">
        <w:r w:rsidRPr="00442FF0" w:rsidDel="009F5ECB">
          <w:rPr>
            <w:lang w:eastAsia="en-GB"/>
          </w:rPr>
          <w:delText>Coffee shop loyalty stamps</w:delText>
        </w:r>
      </w:del>
      <w:ins w:id="183" w:author="Gitu, Paula (DAD)" w:date="2024-12-03T16:38:00Z">
        <w:r w:rsidR="009F5ECB">
          <w:rPr>
            <w:lang w:eastAsia="en-GB"/>
          </w:rPr>
          <w:t>coffee stamp cards, supermarket loyalty cards offering poi</w:t>
        </w:r>
      </w:ins>
      <w:ins w:id="184" w:author="Gitu, Paula (DAD)" w:date="2024-12-03T16:39:00Z">
        <w:r w:rsidR="009F5ECB">
          <w:rPr>
            <w:lang w:eastAsia="en-GB"/>
          </w:rPr>
          <w:t>nts that can be redeemed for discounts or free products</w:t>
        </w:r>
      </w:ins>
      <w:r w:rsidRPr="00442FF0">
        <w:rPr>
          <w:lang w:eastAsia="en-GB"/>
        </w:rPr>
        <w:t xml:space="preserve"> ")</w:t>
      </w:r>
    </w:p>
    <w:p w14:paraId="049A803D" w14:textId="77777777" w:rsidR="00442FF0" w:rsidRDefault="00442FF0" w:rsidP="00442FF0">
      <w:pPr>
        <w:rPr>
          <w:lang w:eastAsia="en-GB"/>
        </w:rPr>
      </w:pPr>
      <w:r w:rsidRPr="00442FF0">
        <w:rPr>
          <w:lang w:eastAsia="en-GB"/>
        </w:rPr>
        <w:t>]</w:t>
      </w:r>
    </w:p>
    <w:p w14:paraId="66DC82C7" w14:textId="77777777" w:rsidR="008148E2" w:rsidRPr="00442FF0" w:rsidRDefault="008148E2" w:rsidP="00442FF0">
      <w:pPr>
        <w:rPr>
          <w:lang w:eastAsia="en-GB"/>
        </w:rPr>
      </w:pPr>
    </w:p>
    <w:p w14:paraId="36366127" w14:textId="7FDF589C" w:rsidR="00442FF0" w:rsidRPr="00442FF0" w:rsidRDefault="008148E2" w:rsidP="008148E2">
      <w:pPr>
        <w:pStyle w:val="Heading2"/>
        <w:rPr>
          <w:rFonts w:eastAsia="Times New Roman"/>
          <w:lang w:eastAsia="en-GB"/>
        </w:rPr>
      </w:pPr>
      <w:commentRangeStart w:id="185"/>
      <w:commentRangeStart w:id="186"/>
      <w:r>
        <w:rPr>
          <w:rFonts w:eastAsia="Times New Roman"/>
          <w:lang w:eastAsia="en-GB"/>
        </w:rPr>
        <w:t>WHO Categories</w:t>
      </w:r>
      <w:commentRangeEnd w:id="185"/>
      <w:r w:rsidR="0025653E">
        <w:rPr>
          <w:rStyle w:val="CommentReference"/>
          <w:rFonts w:asciiTheme="minorHAnsi" w:eastAsiaTheme="minorHAnsi" w:hAnsiTheme="minorHAnsi" w:cstheme="minorBidi"/>
          <w:color w:val="auto"/>
        </w:rPr>
        <w:commentReference w:id="185"/>
      </w:r>
      <w:commentRangeEnd w:id="186"/>
      <w:r w:rsidR="00AC4741">
        <w:rPr>
          <w:rStyle w:val="CommentReference"/>
          <w:rFonts w:asciiTheme="minorHAnsi" w:eastAsiaTheme="minorHAnsi" w:hAnsiTheme="minorHAnsi" w:cstheme="minorBidi"/>
          <w:color w:val="auto"/>
        </w:rPr>
        <w:commentReference w:id="186"/>
      </w:r>
    </w:p>
    <w:p w14:paraId="5F39E976" w14:textId="77777777" w:rsidR="00442FF0" w:rsidRPr="00442FF0" w:rsidRDefault="00442FF0" w:rsidP="00442FF0">
      <w:pPr>
        <w:rPr>
          <w:lang w:eastAsia="en-GB"/>
        </w:rPr>
      </w:pPr>
      <w:r w:rsidRPr="00442FF0">
        <w:rPr>
          <w:lang w:eastAsia="en-GB"/>
        </w:rPr>
        <w:t>who_cat = [</w:t>
      </w:r>
    </w:p>
    <w:p w14:paraId="4BBE3AF8" w14:textId="00E37EB5" w:rsidR="00442FF0" w:rsidRPr="00442FF0" w:rsidRDefault="00442FF0" w:rsidP="00442FF0">
      <w:pPr>
        <w:rPr>
          <w:lang w:eastAsia="en-GB"/>
        </w:rPr>
      </w:pPr>
      <w:r w:rsidRPr="00442FF0">
        <w:rPr>
          <w:lang w:eastAsia="en-GB"/>
        </w:rPr>
        <w:t>    ("CHOCOLATE_SUGAR", "Does the ad feature chocolate or sugar confectionery? (</w:t>
      </w:r>
      <w:ins w:id="187" w:author="Gitu, Paula (DAD)" w:date="2024-12-03T16:40:00Z">
        <w:r w:rsidR="00881FB2">
          <w:rPr>
            <w:lang w:val="en-US"/>
          </w:rPr>
          <w:t xml:space="preserve">caramels, jellies, cereal bars, spreadable chocolate, honey, table sugar, </w:t>
        </w:r>
        <w:r w:rsidR="00881FB2" w:rsidRPr="00E410FA">
          <w:rPr>
            <w:i/>
            <w:iCs/>
            <w:lang w:val="en-US"/>
          </w:rPr>
          <w:t>excluding</w:t>
        </w:r>
        <w:r w:rsidR="00881FB2">
          <w:rPr>
            <w:lang w:val="en-US"/>
          </w:rPr>
          <w:t xml:space="preserve"> </w:t>
        </w:r>
        <w:r w:rsidR="00881FB2" w:rsidRPr="000718F0">
          <w:rPr>
            <w:i/>
            <w:iCs/>
            <w:lang w:val="en-US"/>
          </w:rPr>
          <w:t>cakes, jams and sweet desserts</w:t>
        </w:r>
        <w:r w:rsidR="00AB05EF">
          <w:rPr>
            <w:i/>
            <w:iCs/>
            <w:lang w:val="en-US"/>
          </w:rPr>
          <w:t>)</w:t>
        </w:r>
        <w:r w:rsidR="00881FB2" w:rsidRPr="00442FF0" w:rsidDel="00881FB2">
          <w:rPr>
            <w:lang w:eastAsia="en-GB"/>
          </w:rPr>
          <w:t xml:space="preserve"> </w:t>
        </w:r>
      </w:ins>
      <w:r w:rsidRPr="00442FF0">
        <w:rPr>
          <w:lang w:eastAsia="en-GB"/>
        </w:rPr>
        <w:t>"),</w:t>
      </w:r>
    </w:p>
    <w:p w14:paraId="5BE91389" w14:textId="2EC90056" w:rsidR="00442FF0" w:rsidRPr="00CD7B3E" w:rsidRDefault="00442FF0" w:rsidP="00442FF0">
      <w:pPr>
        <w:rPr>
          <w:lang w:val="fr-BE" w:eastAsia="en-GB"/>
        </w:rPr>
      </w:pPr>
      <w:r w:rsidRPr="00442FF0">
        <w:rPr>
          <w:lang w:eastAsia="en-GB"/>
        </w:rPr>
        <w:lastRenderedPageBreak/>
        <w:t xml:space="preserve">    ("CAKES_PASTRIES", "Does the ad feature cakes or pastries? </w:t>
      </w:r>
      <w:r w:rsidRPr="00CD7B3E">
        <w:rPr>
          <w:lang w:val="fr-BE" w:eastAsia="en-GB"/>
        </w:rPr>
        <w:t>(</w:t>
      </w:r>
      <w:ins w:id="188" w:author="Gitu, Paula (DAD)" w:date="2024-12-03T16:40:00Z">
        <w:r w:rsidR="00A660C9">
          <w:rPr>
            <w:lang w:val="en-US"/>
          </w:rPr>
          <w:t xml:space="preserve">cookies, cakes, pies, pastries, pancakes, waffles, scones, baked desserts, dry mixes for making cakes and other sweet baked goods, </w:t>
        </w:r>
        <w:r w:rsidR="00A660C9">
          <w:rPr>
            <w:i/>
            <w:iCs/>
            <w:lang w:val="en-US"/>
          </w:rPr>
          <w:t xml:space="preserve">excluding </w:t>
        </w:r>
        <w:r w:rsidR="00A660C9" w:rsidRPr="005957AF">
          <w:rPr>
            <w:i/>
            <w:iCs/>
            <w:lang w:val="en-US"/>
          </w:rPr>
          <w:t>bread and bread products</w:t>
        </w:r>
      </w:ins>
      <w:r w:rsidRPr="00CD7B3E">
        <w:rPr>
          <w:lang w:val="fr-BE" w:eastAsia="en-GB"/>
        </w:rPr>
        <w:t>) "),</w:t>
      </w:r>
    </w:p>
    <w:p w14:paraId="179F47A3" w14:textId="01D5B542" w:rsidR="00442FF0" w:rsidRPr="00442FF0" w:rsidRDefault="00442FF0" w:rsidP="00442FF0">
      <w:pPr>
        <w:rPr>
          <w:lang w:eastAsia="en-GB"/>
        </w:rPr>
      </w:pPr>
      <w:r w:rsidRPr="00CD7B3E">
        <w:rPr>
          <w:lang w:val="fr-BE" w:eastAsia="en-GB"/>
        </w:rPr>
        <w:t xml:space="preserve">    </w:t>
      </w:r>
      <w:r w:rsidRPr="00442FF0">
        <w:rPr>
          <w:lang w:eastAsia="en-GB"/>
        </w:rPr>
        <w:t>("SAVOURY_SNACKS", "Does the ad feature savoury snacks? (</w:t>
      </w:r>
      <w:ins w:id="189" w:author="Gitu, Paula (DAD)" w:date="2024-12-03T16:40:00Z">
        <w:r w:rsidR="000367AB">
          <w:rPr>
            <w:lang w:val="en-US"/>
          </w:rPr>
          <w:t>crackers, nuts, seeds, popcorn, chips, pretzels</w:t>
        </w:r>
      </w:ins>
      <w:r w:rsidRPr="00442FF0">
        <w:rPr>
          <w:lang w:eastAsia="en-GB"/>
        </w:rPr>
        <w:t>) "),</w:t>
      </w:r>
    </w:p>
    <w:p w14:paraId="548BFC06" w14:textId="27EDE79E" w:rsidR="00442FF0" w:rsidRPr="00CD7B3E" w:rsidRDefault="00442FF0" w:rsidP="00442FF0">
      <w:pPr>
        <w:rPr>
          <w:lang w:val="fr-BE" w:eastAsia="en-GB"/>
        </w:rPr>
      </w:pPr>
      <w:r w:rsidRPr="00442FF0">
        <w:rPr>
          <w:lang w:eastAsia="en-GB"/>
        </w:rPr>
        <w:t xml:space="preserve">    ("JUICES", "Does the ad feature juices? </w:t>
      </w:r>
      <w:r w:rsidRPr="00CD7B3E">
        <w:rPr>
          <w:lang w:val="fr-BE" w:eastAsia="en-GB"/>
        </w:rPr>
        <w:t>(</w:t>
      </w:r>
      <w:ins w:id="190" w:author="Gitu, Paula (DAD)" w:date="2024-12-03T16:41:00Z">
        <w:r w:rsidR="005060A0">
          <w:rPr>
            <w:lang w:val="en-US"/>
          </w:rPr>
          <w:t xml:space="preserve">100% fruit and vegetable juices, smoothies, </w:t>
        </w:r>
        <w:r w:rsidR="005060A0">
          <w:rPr>
            <w:i/>
            <w:iCs/>
            <w:lang w:val="en-US"/>
          </w:rPr>
          <w:t>excluding</w:t>
        </w:r>
        <w:r w:rsidR="005060A0">
          <w:rPr>
            <w:lang w:val="en-US"/>
          </w:rPr>
          <w:t xml:space="preserve"> </w:t>
        </w:r>
        <w:r w:rsidR="005060A0" w:rsidRPr="005957AF">
          <w:rPr>
            <w:i/>
            <w:iCs/>
            <w:lang w:val="en-US"/>
          </w:rPr>
          <w:t>sweetened fruit nectars</w:t>
        </w:r>
      </w:ins>
      <w:r w:rsidRPr="00CD7B3E">
        <w:rPr>
          <w:lang w:val="fr-BE" w:eastAsia="en-GB"/>
        </w:rPr>
        <w:t>) "),</w:t>
      </w:r>
    </w:p>
    <w:p w14:paraId="19505AC8" w14:textId="36E9C4A4" w:rsidR="00442FF0" w:rsidRDefault="00442FF0" w:rsidP="00442FF0">
      <w:pPr>
        <w:rPr>
          <w:ins w:id="191" w:author="Gitu, Paula (DAD)" w:date="2024-12-03T16:41:00Z"/>
          <w:lang w:eastAsia="en-GB"/>
        </w:rPr>
      </w:pPr>
      <w:r w:rsidRPr="00CD7B3E">
        <w:rPr>
          <w:lang w:val="fr-BE" w:eastAsia="en-GB"/>
        </w:rPr>
        <w:t xml:space="preserve">    </w:t>
      </w:r>
      <w:r w:rsidRPr="00442FF0">
        <w:rPr>
          <w:lang w:eastAsia="en-GB"/>
        </w:rPr>
        <w:t>("</w:t>
      </w:r>
      <w:ins w:id="192" w:author="Gitu, Paula (DAD)" w:date="2024-12-03T16:41:00Z">
        <w:r w:rsidR="008472F8">
          <w:rPr>
            <w:lang w:eastAsia="en-GB"/>
          </w:rPr>
          <w:t>DAIRY_</w:t>
        </w:r>
      </w:ins>
      <w:r w:rsidRPr="00442FF0">
        <w:rPr>
          <w:lang w:eastAsia="en-GB"/>
        </w:rPr>
        <w:t xml:space="preserve">MILK_DRINKS, </w:t>
      </w:r>
      <w:r w:rsidR="008472F8">
        <w:rPr>
          <w:lang w:eastAsia="en-GB"/>
        </w:rPr>
        <w:t>“</w:t>
      </w:r>
      <w:r w:rsidRPr="00442FF0">
        <w:rPr>
          <w:lang w:eastAsia="en-GB"/>
        </w:rPr>
        <w:t xml:space="preserve">Does the ad feature </w:t>
      </w:r>
      <w:ins w:id="193" w:author="Gitu, Paula (DAD)" w:date="2024-12-03T16:42:00Z">
        <w:r w:rsidR="00912668">
          <w:rPr>
            <w:lang w:eastAsia="en-GB"/>
          </w:rPr>
          <w:t xml:space="preserve">dairy </w:t>
        </w:r>
      </w:ins>
      <w:r w:rsidRPr="00442FF0">
        <w:rPr>
          <w:lang w:eastAsia="en-GB"/>
        </w:rPr>
        <w:t>milk drinks? (</w:t>
      </w:r>
      <w:ins w:id="194" w:author="Gitu, Paula (DAD)" w:date="2024-12-03T16:41:00Z">
        <w:r w:rsidR="00D901AC">
          <w:rPr>
            <w:lang w:val="en-US"/>
          </w:rPr>
          <w:t xml:space="preserve">dairy milks (both sweetened and unsweetened), milkshakes, coffees with milk, </w:t>
        </w:r>
        <w:r w:rsidR="00D901AC">
          <w:rPr>
            <w:i/>
            <w:iCs/>
            <w:lang w:val="en-US"/>
          </w:rPr>
          <w:t>excluding</w:t>
        </w:r>
        <w:r w:rsidR="00D901AC">
          <w:rPr>
            <w:lang w:val="en-US"/>
          </w:rPr>
          <w:t xml:space="preserve"> </w:t>
        </w:r>
        <w:r w:rsidR="00D901AC" w:rsidRPr="008232AD">
          <w:rPr>
            <w:i/>
            <w:iCs/>
            <w:lang w:val="en-US"/>
          </w:rPr>
          <w:t>cream</w:t>
        </w:r>
      </w:ins>
      <w:r w:rsidRPr="00442FF0">
        <w:rPr>
          <w:lang w:eastAsia="en-GB"/>
        </w:rPr>
        <w:t xml:space="preserve">) </w:t>
      </w:r>
      <w:r w:rsidR="00AE6BA0">
        <w:rPr>
          <w:lang w:eastAsia="en-GB"/>
        </w:rPr>
        <w:t>“</w:t>
      </w:r>
      <w:r w:rsidRPr="00442FF0">
        <w:rPr>
          <w:lang w:eastAsia="en-GB"/>
        </w:rPr>
        <w:t>),</w:t>
      </w:r>
    </w:p>
    <w:p w14:paraId="232E581C" w14:textId="2DFAA654" w:rsidR="00D901AC" w:rsidRPr="00442FF0" w:rsidRDefault="008472F8" w:rsidP="00442FF0">
      <w:pPr>
        <w:rPr>
          <w:lang w:eastAsia="en-GB"/>
        </w:rPr>
      </w:pPr>
      <w:ins w:id="195" w:author="Gitu, Paula (DAD)" w:date="2024-12-03T16:41:00Z">
        <w:r>
          <w:rPr>
            <w:lang w:eastAsia="en-GB"/>
          </w:rPr>
          <w:t xml:space="preserve">    </w:t>
        </w:r>
        <w:r w:rsidRPr="00442FF0">
          <w:rPr>
            <w:lang w:eastAsia="en-GB"/>
          </w:rPr>
          <w:t>("</w:t>
        </w:r>
      </w:ins>
      <w:ins w:id="196" w:author="Gitu, Paula (DAD)" w:date="2024-12-03T16:42:00Z">
        <w:r>
          <w:rPr>
            <w:lang w:eastAsia="en-GB"/>
          </w:rPr>
          <w:t>PLANT</w:t>
        </w:r>
      </w:ins>
      <w:ins w:id="197" w:author="Gitu, Paula (DAD)" w:date="2024-12-03T16:41:00Z">
        <w:r>
          <w:rPr>
            <w:lang w:eastAsia="en-GB"/>
          </w:rPr>
          <w:t>_</w:t>
        </w:r>
        <w:r w:rsidRPr="00442FF0">
          <w:rPr>
            <w:lang w:eastAsia="en-GB"/>
          </w:rPr>
          <w:t xml:space="preserve">MILK_DRINKS", "Does the ad feature </w:t>
        </w:r>
      </w:ins>
      <w:ins w:id="198" w:author="Gitu, Paula (DAD)" w:date="2024-12-03T16:42:00Z">
        <w:r w:rsidR="000D7827">
          <w:rPr>
            <w:lang w:eastAsia="en-GB"/>
          </w:rPr>
          <w:t xml:space="preserve">plant-based </w:t>
        </w:r>
      </w:ins>
      <w:ins w:id="199" w:author="Gitu, Paula (DAD)" w:date="2024-12-03T16:41:00Z">
        <w:r w:rsidRPr="00442FF0">
          <w:rPr>
            <w:lang w:eastAsia="en-GB"/>
          </w:rPr>
          <w:t>milk drinks? (</w:t>
        </w:r>
      </w:ins>
      <w:ins w:id="200" w:author="Gitu, Paula (DAD)" w:date="2024-12-03T16:42:00Z">
        <w:r w:rsidR="0006564A">
          <w:rPr>
            <w:lang w:val="en-US"/>
          </w:rPr>
          <w:t>plant-based milks (both sweetened and unsweetened),</w:t>
        </w:r>
        <w:r w:rsidR="0006564A" w:rsidRPr="001D41E0">
          <w:rPr>
            <w:lang w:val="en-US"/>
          </w:rPr>
          <w:t xml:space="preserve"> </w:t>
        </w:r>
        <w:r w:rsidR="0006564A">
          <w:rPr>
            <w:lang w:val="en-US"/>
          </w:rPr>
          <w:t>milkshakes, coffees with plant-based milk</w:t>
        </w:r>
      </w:ins>
      <w:ins w:id="201" w:author="Gitu, Paula (DAD)" w:date="2024-12-03T16:41:00Z">
        <w:r w:rsidRPr="00442FF0">
          <w:rPr>
            <w:lang w:eastAsia="en-GB"/>
          </w:rPr>
          <w:t>) "),</w:t>
        </w:r>
      </w:ins>
    </w:p>
    <w:p w14:paraId="3AB77403" w14:textId="3F36CD65" w:rsidR="00442FF0" w:rsidRPr="00442FF0" w:rsidRDefault="00442FF0" w:rsidP="00442FF0">
      <w:pPr>
        <w:rPr>
          <w:lang w:eastAsia="en-GB"/>
        </w:rPr>
      </w:pPr>
      <w:r w:rsidRPr="00442FF0">
        <w:rPr>
          <w:lang w:eastAsia="en-GB"/>
        </w:rPr>
        <w:t>    ("ENERGY_DRINKS", "Does the ad feature energy drinks? (</w:t>
      </w:r>
      <w:ins w:id="202" w:author="Gitu, Paula (DAD)" w:date="2024-12-03T16:43:00Z">
        <w:r w:rsidR="00B646D7">
          <w:rPr>
            <w:lang w:val="en-US"/>
          </w:rPr>
          <w:t xml:space="preserve">beverages containing caffeine or other stimulants such as guarana, taurine, glucuronolactone and vitamins, </w:t>
        </w:r>
        <w:r w:rsidR="00B646D7">
          <w:rPr>
            <w:i/>
            <w:iCs/>
            <w:lang w:val="en-US"/>
          </w:rPr>
          <w:t>excluding</w:t>
        </w:r>
        <w:r w:rsidR="00B646D7">
          <w:rPr>
            <w:lang w:val="en-US"/>
          </w:rPr>
          <w:t xml:space="preserve"> </w:t>
        </w:r>
        <w:r w:rsidR="00B646D7" w:rsidRPr="008232AD">
          <w:rPr>
            <w:i/>
            <w:iCs/>
            <w:lang w:val="en-US"/>
          </w:rPr>
          <w:t>coffee and tea</w:t>
        </w:r>
      </w:ins>
      <w:r w:rsidRPr="00442FF0">
        <w:rPr>
          <w:lang w:eastAsia="en-GB"/>
        </w:rPr>
        <w:t>) "),</w:t>
      </w:r>
    </w:p>
    <w:p w14:paraId="2AEA6A43" w14:textId="5BCCE9DF" w:rsidR="00442FF0" w:rsidRPr="00442FF0" w:rsidRDefault="00442FF0" w:rsidP="00442FF0">
      <w:pPr>
        <w:rPr>
          <w:lang w:eastAsia="en-GB"/>
        </w:rPr>
      </w:pPr>
      <w:r w:rsidRPr="00442FF0">
        <w:rPr>
          <w:lang w:eastAsia="en-GB"/>
        </w:rPr>
        <w:t>    ("</w:t>
      </w:r>
      <w:ins w:id="203" w:author="Gitu, Paula (DAD)" w:date="2024-12-03T16:43:00Z">
        <w:r w:rsidR="004214B0">
          <w:rPr>
            <w:lang w:eastAsia="en-GB"/>
          </w:rPr>
          <w:t>SOFT_DRINKS</w:t>
        </w:r>
      </w:ins>
      <w:r w:rsidRPr="00442FF0">
        <w:rPr>
          <w:lang w:eastAsia="en-GB"/>
        </w:rPr>
        <w:t>", "Does the ad feature other beverages such as soft drinks or sweetened beverages? (</w:t>
      </w:r>
      <w:ins w:id="204" w:author="Gitu, Paula (DAD)" w:date="2024-12-03T16:44:00Z">
        <w:r w:rsidR="004214B0">
          <w:rPr>
            <w:lang w:val="en-US"/>
          </w:rPr>
          <w:t>water-based flavored drinks (carbonated and still), fruit and vegetable nectars</w:t>
        </w:r>
      </w:ins>
      <w:r w:rsidRPr="00442FF0">
        <w:rPr>
          <w:lang w:eastAsia="en-GB"/>
        </w:rPr>
        <w:t>) "),</w:t>
      </w:r>
    </w:p>
    <w:p w14:paraId="7DFB57A4" w14:textId="33D07A09" w:rsidR="00442FF0" w:rsidRPr="00442FF0" w:rsidRDefault="00442FF0" w:rsidP="00442FF0">
      <w:pPr>
        <w:rPr>
          <w:lang w:eastAsia="en-GB"/>
        </w:rPr>
      </w:pPr>
      <w:r w:rsidRPr="00442FF0">
        <w:rPr>
          <w:lang w:eastAsia="en-GB"/>
        </w:rPr>
        <w:t>    ("WATERS_TEA_COFFEE", "Does the ad feature unsweetened waters, tea, or coffee? (</w:t>
      </w:r>
      <w:ins w:id="205" w:author="Gitu, Paula (DAD)" w:date="2024-12-03T16:45:00Z">
        <w:r w:rsidR="00AF5DF7">
          <w:rPr>
            <w:lang w:val="en-US"/>
          </w:rPr>
          <w:t>waters (including mineral waters), coffee, tea, other hot beverages</w:t>
        </w:r>
      </w:ins>
      <w:r w:rsidRPr="00442FF0">
        <w:rPr>
          <w:lang w:eastAsia="en-GB"/>
        </w:rPr>
        <w:t>) "),</w:t>
      </w:r>
    </w:p>
    <w:p w14:paraId="2E5E1D79" w14:textId="63FD0CB4" w:rsidR="00442FF0" w:rsidRPr="00442FF0" w:rsidRDefault="00442FF0" w:rsidP="00442FF0">
      <w:pPr>
        <w:rPr>
          <w:lang w:eastAsia="en-GB"/>
        </w:rPr>
      </w:pPr>
      <w:r w:rsidRPr="00442FF0">
        <w:rPr>
          <w:lang w:eastAsia="en-GB"/>
        </w:rPr>
        <w:t>    ("EDIBLE_ICES", "Does the ad feature edible ices? (</w:t>
      </w:r>
      <w:ins w:id="206" w:author="Gitu, Paula (DAD)" w:date="2024-12-03T16:45:00Z">
        <w:r w:rsidR="0080088B">
          <w:rPr>
            <w:lang w:val="en-US"/>
          </w:rPr>
          <w:t>dairy and plant-based ice creams (including sorbets), frozen yogurts</w:t>
        </w:r>
      </w:ins>
      <w:r w:rsidRPr="00442FF0">
        <w:rPr>
          <w:lang w:eastAsia="en-GB"/>
        </w:rPr>
        <w:t>) "),</w:t>
      </w:r>
    </w:p>
    <w:p w14:paraId="6B9D7E33" w14:textId="6293AEAD" w:rsidR="00442FF0" w:rsidRPr="00442FF0" w:rsidRDefault="00442FF0" w:rsidP="00442FF0">
      <w:pPr>
        <w:rPr>
          <w:lang w:eastAsia="en-GB"/>
        </w:rPr>
      </w:pPr>
      <w:r w:rsidRPr="00442FF0">
        <w:rPr>
          <w:lang w:eastAsia="en-GB"/>
        </w:rPr>
        <w:t>    ("BREAKFAST_CEREALS", "Does the ad feature breakfast cereals? (</w:t>
      </w:r>
      <w:ins w:id="207" w:author="Gitu, Paula (DAD)" w:date="2024-12-03T16:45:00Z">
        <w:r w:rsidR="009B071D">
          <w:rPr>
            <w:lang w:val="en-US"/>
          </w:rPr>
          <w:t>minimally processed breakfast cereals (instant oats, porridge mix), highly processed breakfast cereals (muesli, granola)</w:t>
        </w:r>
      </w:ins>
      <w:r w:rsidRPr="00442FF0">
        <w:rPr>
          <w:lang w:eastAsia="en-GB"/>
        </w:rPr>
        <w:t>) "),</w:t>
      </w:r>
    </w:p>
    <w:p w14:paraId="13FF632A" w14:textId="4B0F3FAA" w:rsidR="00442FF0" w:rsidRPr="00442FF0" w:rsidRDefault="00442FF0" w:rsidP="00442FF0">
      <w:pPr>
        <w:rPr>
          <w:lang w:eastAsia="en-GB"/>
        </w:rPr>
      </w:pPr>
      <w:r w:rsidRPr="00442FF0">
        <w:rPr>
          <w:lang w:eastAsia="en-GB"/>
        </w:rPr>
        <w:t>    ("YOGHURTS", "Does the ad feature yoghurts, sour milk</w:t>
      </w:r>
      <w:ins w:id="208" w:author="Gitu, Paula (DAD)" w:date="2024-12-03T16:46:00Z">
        <w:r w:rsidR="001803AF">
          <w:rPr>
            <w:lang w:eastAsia="en-GB"/>
          </w:rPr>
          <w:t xml:space="preserve"> or similar</w:t>
        </w:r>
      </w:ins>
      <w:r w:rsidRPr="00442FF0">
        <w:rPr>
          <w:lang w:eastAsia="en-GB"/>
        </w:rPr>
        <w:t>? (</w:t>
      </w:r>
      <w:ins w:id="209" w:author="Gitu, Paula (DAD)" w:date="2024-12-03T16:46:00Z">
        <w:r w:rsidR="004147FB">
          <w:rPr>
            <w:lang w:val="en-US"/>
          </w:rPr>
          <w:t xml:space="preserve">yogurt and sour milks (kefir, buttermilk, drinking yogurt), fruit yogurt, crème fraiche, whipped cream, </w:t>
        </w:r>
        <w:r w:rsidR="004147FB">
          <w:rPr>
            <w:i/>
            <w:iCs/>
            <w:lang w:val="en-US"/>
          </w:rPr>
          <w:t>excluding frozen yogurt</w:t>
        </w:r>
      </w:ins>
      <w:r w:rsidRPr="00442FF0">
        <w:rPr>
          <w:lang w:eastAsia="en-GB"/>
        </w:rPr>
        <w:t>) "),</w:t>
      </w:r>
    </w:p>
    <w:p w14:paraId="478C06D1" w14:textId="63633C68" w:rsidR="00442FF0" w:rsidRPr="00442FF0" w:rsidRDefault="00442FF0" w:rsidP="00442FF0">
      <w:pPr>
        <w:rPr>
          <w:lang w:eastAsia="en-GB"/>
        </w:rPr>
      </w:pPr>
      <w:r w:rsidRPr="00442FF0">
        <w:rPr>
          <w:lang w:eastAsia="en-GB"/>
        </w:rPr>
        <w:t>    ("CHEESE", "Does the ad feature cheese? (</w:t>
      </w:r>
      <w:ins w:id="210" w:author="Gitu, Paula (DAD)" w:date="2024-12-03T16:46:00Z">
        <w:r w:rsidR="004B4333">
          <w:rPr>
            <w:lang w:val="en-US"/>
          </w:rPr>
          <w:t>hard, medium and soft cheeses, processed cheeses, cheese spreads (e.g., Gouda, Cheddar, Gruyere, Parmesan, Brie)</w:t>
        </w:r>
      </w:ins>
      <w:r w:rsidRPr="00442FF0">
        <w:rPr>
          <w:lang w:eastAsia="en-GB"/>
        </w:rPr>
        <w:t>) "),</w:t>
      </w:r>
    </w:p>
    <w:p w14:paraId="61EE617B" w14:textId="1443AB8B" w:rsidR="00442FF0" w:rsidRPr="00442FF0" w:rsidRDefault="00442FF0" w:rsidP="00442FF0">
      <w:pPr>
        <w:rPr>
          <w:lang w:eastAsia="en-GB"/>
        </w:rPr>
      </w:pPr>
      <w:r w:rsidRPr="00442FF0">
        <w:rPr>
          <w:lang w:eastAsia="en-GB"/>
        </w:rPr>
        <w:t>    ("READYMADE_CONVENIENCE", "Does the ad feature ready-made or convenience foods and composite dishes? (</w:t>
      </w:r>
      <w:ins w:id="211" w:author="Gitu, Paula (DAD)" w:date="2024-12-03T16:47:00Z">
        <w:r w:rsidR="00DA6B11">
          <w:rPr>
            <w:lang w:val="en-US"/>
          </w:rPr>
          <w:t>tinned composite dishes (e.g., meatballs in sauce and baked beans), pasta, noodles and rice with sauce, pizza, sandwiches and wraps (e.g., hot dogs, hamburgers), ready-to-eat meals composed of a combination of carbohydrate and either vegetable or meat, soups (ready-to-eat, tinned), frozen and refrigerated dishes (frozen pizza, frozen fish sticks)</w:t>
        </w:r>
      </w:ins>
      <w:r w:rsidRPr="00442FF0">
        <w:rPr>
          <w:lang w:eastAsia="en-GB"/>
        </w:rPr>
        <w:t>) "),</w:t>
      </w:r>
    </w:p>
    <w:p w14:paraId="111E988F" w14:textId="03AE5FB8" w:rsidR="00442FF0" w:rsidRPr="00442FF0" w:rsidRDefault="00442FF0" w:rsidP="00442FF0">
      <w:pPr>
        <w:rPr>
          <w:lang w:eastAsia="en-GB"/>
        </w:rPr>
      </w:pPr>
      <w:r w:rsidRPr="00442FF0">
        <w:rPr>
          <w:lang w:eastAsia="en-GB"/>
        </w:rPr>
        <w:t>    ("BUTTER_OILS", "Does the ad feature butter or other fats and oils? (e.g. butter, margarine, olive oil</w:t>
      </w:r>
      <w:ins w:id="212" w:author="Gitu, Paula (DAD)" w:date="2024-12-03T16:47:00Z">
        <w:r w:rsidR="005C262A">
          <w:rPr>
            <w:lang w:eastAsia="en-GB"/>
          </w:rPr>
          <w:t>, oil-based spreads</w:t>
        </w:r>
      </w:ins>
      <w:r w:rsidRPr="00442FF0">
        <w:rPr>
          <w:lang w:eastAsia="en-GB"/>
        </w:rPr>
        <w:t>) "),</w:t>
      </w:r>
    </w:p>
    <w:p w14:paraId="5DCF5680" w14:textId="265B5060" w:rsidR="00442FF0" w:rsidRPr="00442FF0" w:rsidRDefault="00442FF0" w:rsidP="00442FF0">
      <w:pPr>
        <w:rPr>
          <w:lang w:eastAsia="en-GB"/>
        </w:rPr>
      </w:pPr>
      <w:r w:rsidRPr="00442FF0">
        <w:rPr>
          <w:lang w:eastAsia="en-GB"/>
        </w:rPr>
        <w:t>    ("BREAD_PRODUCTS", "Does the ad feature bread, bread products, or crispbreads? (</w:t>
      </w:r>
      <w:ins w:id="213" w:author="Gitu, Paula (DAD)" w:date="2024-12-03T16:47:00Z">
        <w:r w:rsidR="00E66F08">
          <w:rPr>
            <w:lang w:val="en-US"/>
          </w:rPr>
          <w:t>sweet and raisin breads (brioche), flatbreads, tortillas, pita, leavened bread (all types of cereal flours, e.g., white, or whole-grain wheat, spelt and rye)</w:t>
        </w:r>
      </w:ins>
      <w:r w:rsidRPr="00442FF0">
        <w:rPr>
          <w:lang w:eastAsia="en-GB"/>
        </w:rPr>
        <w:t>) "),</w:t>
      </w:r>
    </w:p>
    <w:p w14:paraId="7636614F" w14:textId="5AD4325D" w:rsidR="00442FF0" w:rsidRPr="00442FF0" w:rsidRDefault="00442FF0" w:rsidP="00442FF0">
      <w:pPr>
        <w:rPr>
          <w:lang w:eastAsia="en-GB"/>
        </w:rPr>
      </w:pPr>
      <w:r w:rsidRPr="00442FF0">
        <w:rPr>
          <w:lang w:eastAsia="en-GB"/>
        </w:rPr>
        <w:t>    ("PASTA_RICE_GRAINS", "Does the ad feature fresh or dried pasta, rice, or grains? (e.g. spaghetti, rice, quinoa</w:t>
      </w:r>
      <w:ins w:id="214" w:author="Gitu, Paula (DAD)" w:date="2024-12-03T16:48:00Z">
        <w:r w:rsidR="004658A0">
          <w:rPr>
            <w:lang w:eastAsia="en-GB"/>
          </w:rPr>
          <w:t>, bulgur, buckwheat, etc.</w:t>
        </w:r>
      </w:ins>
      <w:r w:rsidRPr="00442FF0">
        <w:rPr>
          <w:lang w:eastAsia="en-GB"/>
        </w:rPr>
        <w:t>) "),</w:t>
      </w:r>
    </w:p>
    <w:p w14:paraId="1F401AB9" w14:textId="77777777" w:rsidR="00442FF0" w:rsidRPr="00442FF0" w:rsidRDefault="00442FF0" w:rsidP="00442FF0">
      <w:pPr>
        <w:rPr>
          <w:lang w:eastAsia="en-GB"/>
        </w:rPr>
      </w:pPr>
      <w:r w:rsidRPr="00442FF0">
        <w:rPr>
          <w:lang w:eastAsia="en-GB"/>
        </w:rPr>
        <w:t>    ("FRESH_MEAT_POULTRY_FISH", "Does the ad feature fresh or frozen meat, poultry, fish, or eggs? (e.g. chicken breasts, salmon fillets, eggs) "),</w:t>
      </w:r>
    </w:p>
    <w:p w14:paraId="794DEAF8" w14:textId="12ABEAF7" w:rsidR="00442FF0" w:rsidRDefault="00442FF0" w:rsidP="00442FF0">
      <w:pPr>
        <w:rPr>
          <w:ins w:id="215" w:author="Gitu, Paula (DAD)" w:date="2024-12-03T16:49:00Z"/>
          <w:lang w:eastAsia="en-GB"/>
        </w:rPr>
      </w:pPr>
      <w:r w:rsidRPr="00442FF0">
        <w:rPr>
          <w:lang w:eastAsia="en-GB"/>
        </w:rPr>
        <w:lastRenderedPageBreak/>
        <w:t xml:space="preserve">    ("PROCESSED_MEAT_POULTRY_FISH", "Does the ad feature processed meat, poultry, fish, or similar? (e.g. </w:t>
      </w:r>
      <w:ins w:id="216" w:author="Gitu, Paula (DAD)" w:date="2024-12-03T16:49:00Z">
        <w:r w:rsidR="004658A0">
          <w:rPr>
            <w:lang w:eastAsia="en-GB"/>
          </w:rPr>
          <w:t>tinned tuna, smoked fish, ham, burgers, sausages, fish fingers, breaded meat products</w:t>
        </w:r>
      </w:ins>
      <w:r w:rsidRPr="00442FF0">
        <w:rPr>
          <w:lang w:eastAsia="en-GB"/>
        </w:rPr>
        <w:t>) "),</w:t>
      </w:r>
    </w:p>
    <w:p w14:paraId="6E1EE29D" w14:textId="7CA86A5B" w:rsidR="004C6AD0" w:rsidRPr="00442FF0" w:rsidRDefault="004C6AD0" w:rsidP="00442FF0">
      <w:pPr>
        <w:rPr>
          <w:lang w:eastAsia="en-GB"/>
        </w:rPr>
      </w:pPr>
      <w:ins w:id="217" w:author="Gitu, Paula (DAD)" w:date="2024-12-03T16:49:00Z">
        <w:r>
          <w:rPr>
            <w:lang w:eastAsia="en-GB"/>
          </w:rPr>
          <w:t xml:space="preserve">    (“VEGAN_MEAT”, “Does the ad feature</w:t>
        </w:r>
      </w:ins>
      <w:ins w:id="218" w:author="Gitu, Paula (DAD)" w:date="2024-12-03T16:50:00Z">
        <w:r>
          <w:rPr>
            <w:lang w:eastAsia="en-GB"/>
          </w:rPr>
          <w:t xml:space="preserve"> savoury plant-based foods/meat analogues? (tofu and tempeh, veggie burgers, veggie sausages) </w:t>
        </w:r>
      </w:ins>
      <w:ins w:id="219" w:author="Gitu, Paula (DAD)" w:date="2024-12-03T16:49:00Z">
        <w:r>
          <w:rPr>
            <w:lang w:eastAsia="en-GB"/>
          </w:rPr>
          <w:t>”),</w:t>
        </w:r>
      </w:ins>
    </w:p>
    <w:p w14:paraId="3D3C1C0A" w14:textId="45C6CF2C" w:rsidR="00442FF0" w:rsidRPr="00442FF0" w:rsidRDefault="00442FF0" w:rsidP="00442FF0">
      <w:pPr>
        <w:rPr>
          <w:lang w:eastAsia="en-GB"/>
        </w:rPr>
      </w:pPr>
      <w:r w:rsidRPr="00442FF0">
        <w:rPr>
          <w:lang w:eastAsia="en-GB"/>
        </w:rPr>
        <w:t>    ("FRESH_FRUIT_VEG", "Does the ad feature fresh or frozen fruit, vegetables, or legumes? (e.g. apples, broccoli, lentils</w:t>
      </w:r>
      <w:ins w:id="220" w:author="Gitu, Paula (DAD)" w:date="2024-12-03T16:50:00Z">
        <w:r w:rsidR="00A57BD9">
          <w:rPr>
            <w:lang w:eastAsia="en-GB"/>
          </w:rPr>
          <w:t>, fruit and vegetables without additional ingredients</w:t>
        </w:r>
      </w:ins>
      <w:r w:rsidRPr="00442FF0">
        <w:rPr>
          <w:lang w:eastAsia="en-GB"/>
        </w:rPr>
        <w:t>) "),</w:t>
      </w:r>
    </w:p>
    <w:p w14:paraId="460C6D7F" w14:textId="13753A9A" w:rsidR="00442FF0" w:rsidRPr="00442FF0" w:rsidRDefault="00442FF0" w:rsidP="00442FF0">
      <w:pPr>
        <w:rPr>
          <w:lang w:eastAsia="en-GB"/>
        </w:rPr>
      </w:pPr>
      <w:r w:rsidRPr="00442FF0">
        <w:rPr>
          <w:lang w:eastAsia="en-GB"/>
        </w:rPr>
        <w:t>    ("PROCESSED_FRUIT_VEG", "Does the ad feature processed fruit, vegetables, or legumes? (</w:t>
      </w:r>
      <w:ins w:id="221" w:author="Gitu, Paula (DAD)" w:date="2024-12-03T16:51:00Z">
        <w:r w:rsidR="00CB39BF">
          <w:rPr>
            <w:lang w:val="en-US"/>
          </w:rPr>
          <w:t>tinned, pickled, dried, battered (e.g., deep fried onion rings) and breaded vegetables and fruits, pouches, jams and marmalades</w:t>
        </w:r>
      </w:ins>
      <w:r w:rsidRPr="00442FF0">
        <w:rPr>
          <w:lang w:eastAsia="en-GB"/>
        </w:rPr>
        <w:t>) "),</w:t>
      </w:r>
    </w:p>
    <w:p w14:paraId="65D16E03" w14:textId="49F5CD7C" w:rsidR="00442FF0" w:rsidRPr="00442FF0" w:rsidRDefault="00442FF0" w:rsidP="00442FF0">
      <w:pPr>
        <w:rPr>
          <w:lang w:eastAsia="en-GB"/>
        </w:rPr>
      </w:pPr>
      <w:r w:rsidRPr="00442FF0">
        <w:rPr>
          <w:lang w:eastAsia="en-GB"/>
        </w:rPr>
        <w:t>    ("SAUCES_DIPS_DRESSINGS", "Does the ad feature sauces, dips, or dressings? (</w:t>
      </w:r>
      <w:ins w:id="222" w:author="Gitu, Paula (DAD)" w:date="2024-12-03T16:51:00Z">
        <w:r w:rsidR="00FC6525">
          <w:rPr>
            <w:lang w:val="en-US"/>
          </w:rPr>
          <w:t>stock cubes, cooking sauces (pasta sauces), dips, salad dressings, condiments (ketchup)</w:t>
        </w:r>
      </w:ins>
      <w:r w:rsidRPr="00442FF0">
        <w:rPr>
          <w:lang w:eastAsia="en-GB"/>
        </w:rPr>
        <w:t>) "),</w:t>
      </w:r>
    </w:p>
    <w:p w14:paraId="2E7650DE" w14:textId="77777777" w:rsidR="00442FF0" w:rsidRPr="00442FF0" w:rsidRDefault="00442FF0" w:rsidP="00442FF0">
      <w:pPr>
        <w:rPr>
          <w:lang w:eastAsia="en-GB"/>
        </w:rPr>
      </w:pPr>
      <w:r w:rsidRPr="00442FF0">
        <w:rPr>
          <w:lang w:eastAsia="en-GB"/>
        </w:rPr>
        <w:t>    ("ALCOHOL", "Does the ad feature alcohol? (e.g. beer, wine, spirits) "),</w:t>
      </w:r>
    </w:p>
    <w:p w14:paraId="0C091E15" w14:textId="77777777" w:rsidR="00442FF0" w:rsidRPr="00442FF0" w:rsidRDefault="00442FF0" w:rsidP="00442FF0">
      <w:pPr>
        <w:rPr>
          <w:lang w:eastAsia="en-GB"/>
        </w:rPr>
      </w:pPr>
      <w:r w:rsidRPr="00442FF0">
        <w:rPr>
          <w:lang w:eastAsia="en-GB"/>
        </w:rPr>
        <w:t>    ("NA", "Is the ad for a non-applicable company or brand that does not feature any foods or drinks? "),</w:t>
      </w:r>
    </w:p>
    <w:p w14:paraId="54D3BF67" w14:textId="77777777" w:rsidR="00442FF0" w:rsidRPr="00442FF0" w:rsidRDefault="00442FF0" w:rsidP="00442FF0">
      <w:pPr>
        <w:rPr>
          <w:lang w:eastAsia="en-GB"/>
        </w:rPr>
      </w:pPr>
      <w:r w:rsidRPr="00442FF0">
        <w:rPr>
          <w:lang w:eastAsia="en-GB"/>
        </w:rPr>
        <w:t>    ("NS", "Is the product category in the ad non-specified or unclear? ")</w:t>
      </w:r>
    </w:p>
    <w:p w14:paraId="5A62BFF6" w14:textId="77777777" w:rsidR="00442FF0" w:rsidRPr="00442FF0" w:rsidRDefault="00442FF0" w:rsidP="00442FF0">
      <w:pPr>
        <w:rPr>
          <w:lang w:eastAsia="en-GB"/>
        </w:rPr>
      </w:pPr>
      <w:r w:rsidRPr="00442FF0">
        <w:rPr>
          <w:lang w:eastAsia="en-GB"/>
        </w:rPr>
        <w:t>]</w:t>
      </w:r>
    </w:p>
    <w:p w14:paraId="196B2FA3" w14:textId="77777777" w:rsidR="00442FF0" w:rsidRDefault="00442FF0" w:rsidP="00442FF0">
      <w:pPr>
        <w:rPr>
          <w:lang w:eastAsia="en-GB"/>
        </w:rPr>
      </w:pPr>
    </w:p>
    <w:p w14:paraId="2ECB13DE" w14:textId="6B151A82" w:rsidR="000E4119" w:rsidRPr="00442FF0" w:rsidRDefault="000E4119" w:rsidP="000E4119">
      <w:pPr>
        <w:pStyle w:val="Heading2"/>
        <w:rPr>
          <w:rFonts w:eastAsia="Times New Roman"/>
          <w:lang w:eastAsia="en-GB"/>
        </w:rPr>
      </w:pPr>
      <w:r>
        <w:rPr>
          <w:rFonts w:eastAsia="Times New Roman"/>
          <w:lang w:eastAsia="en-GB"/>
        </w:rPr>
        <w:t>UPF Processing Level</w:t>
      </w:r>
    </w:p>
    <w:p w14:paraId="400F4FF0" w14:textId="77777777" w:rsidR="00442FF0" w:rsidRDefault="00442FF0" w:rsidP="00442FF0">
      <w:pPr>
        <w:rPr>
          <w:ins w:id="223" w:author="Gitu, Paula (DAD)" w:date="2024-12-03T16:53:00Z"/>
          <w:lang w:eastAsia="en-GB"/>
        </w:rPr>
      </w:pPr>
      <w:commentRangeStart w:id="224"/>
      <w:r w:rsidRPr="00442FF0">
        <w:rPr>
          <w:lang w:eastAsia="en-GB"/>
        </w:rPr>
        <w:t>processed = [</w:t>
      </w:r>
      <w:commentRangeEnd w:id="224"/>
      <w:r w:rsidR="008D5A80">
        <w:rPr>
          <w:rStyle w:val="CommentReference"/>
        </w:rPr>
        <w:commentReference w:id="224"/>
      </w:r>
    </w:p>
    <w:p w14:paraId="1CE764DE" w14:textId="4397C0D6" w:rsidR="0015608B" w:rsidRPr="0015608B" w:rsidRDefault="0015608B" w:rsidP="00442FF0">
      <w:pPr>
        <w:rPr>
          <w:color w:val="E6EDF3"/>
          <w:lang w:eastAsia="en-GB"/>
          <w:rPrChange w:id="225" w:author="Gitu, Paula (DAD)" w:date="2024-12-03T16:53:00Z">
            <w:rPr>
              <w:lang w:eastAsia="en-GB"/>
            </w:rPr>
          </w:rPrChange>
        </w:rPr>
      </w:pPr>
      <w:ins w:id="226" w:author="Gitu, Paula (DAD)" w:date="2024-12-03T16:53:00Z">
        <w:r>
          <w:rPr>
            <w:color w:val="E6EDF3"/>
            <w:lang w:eastAsia="en-GB"/>
          </w:rPr>
          <w:t xml:space="preserve">    </w:t>
        </w:r>
        <w:r w:rsidRPr="0015608B">
          <w:rPr>
            <w:color w:val="E6EDF3"/>
            <w:lang w:eastAsia="en-GB"/>
          </w:rPr>
          <w:t>(</w:t>
        </w:r>
        <w:r w:rsidRPr="0015608B">
          <w:rPr>
            <w:lang w:eastAsia="en-GB"/>
          </w:rPr>
          <w:t>"NA_PROCESSING"</w:t>
        </w:r>
        <w:r w:rsidRPr="0015608B">
          <w:rPr>
            <w:color w:val="E6EDF3"/>
            <w:lang w:eastAsia="en-GB"/>
          </w:rPr>
          <w:t xml:space="preserve">, </w:t>
        </w:r>
        <w:r w:rsidRPr="0015608B">
          <w:rPr>
            <w:lang w:eastAsia="en-GB"/>
          </w:rPr>
          <w:t>"This set of questions is about the level of food processing in the image. Answer each question with Yes/No. Does the image not depict any food or beverage and the processing level is therefore non-applicable?</w:t>
        </w:r>
      </w:ins>
      <w:ins w:id="227" w:author="Gitu, Paula (DAD)" w:date="2024-12-03T16:54:00Z">
        <w:r w:rsidR="00B325AB">
          <w:rPr>
            <w:lang w:eastAsia="en-GB"/>
          </w:rPr>
          <w:t xml:space="preserve"> </w:t>
        </w:r>
      </w:ins>
      <w:ins w:id="228" w:author="Gitu, Paula (DAD)" w:date="2024-12-03T16:53:00Z">
        <w:r w:rsidRPr="0015608B">
          <w:rPr>
            <w:lang w:eastAsia="en-GB"/>
          </w:rPr>
          <w:t>"</w:t>
        </w:r>
        <w:r w:rsidRPr="0015608B">
          <w:rPr>
            <w:color w:val="E6EDF3"/>
            <w:lang w:eastAsia="en-GB"/>
          </w:rPr>
          <w:t>),</w:t>
        </w:r>
      </w:ins>
    </w:p>
    <w:p w14:paraId="46AEC0A0" w14:textId="31C5C691" w:rsidR="00442FF0" w:rsidRPr="00442FF0" w:rsidDel="00B325AB" w:rsidRDefault="00442FF0" w:rsidP="00442FF0">
      <w:pPr>
        <w:rPr>
          <w:del w:id="229" w:author="Gitu, Paula (DAD)" w:date="2024-12-03T16:54:00Z"/>
          <w:lang w:eastAsia="en-GB"/>
        </w:rPr>
      </w:pPr>
      <w:del w:id="230" w:author="Gitu, Paula (DAD)" w:date="2024-12-03T16:54:00Z">
        <w:r w:rsidRPr="00442FF0" w:rsidDel="00B325AB">
          <w:rPr>
            <w:lang w:eastAsia="en-GB"/>
          </w:rPr>
          <w:delText>    ("ALCOHOL", "Is there alcohol in the image? "),</w:delText>
        </w:r>
      </w:del>
    </w:p>
    <w:p w14:paraId="3920A280" w14:textId="59F560B2" w:rsidR="00442FF0" w:rsidRPr="00442FF0" w:rsidRDefault="00442FF0" w:rsidP="00442FF0">
      <w:pPr>
        <w:rPr>
          <w:lang w:eastAsia="en-GB"/>
        </w:rPr>
      </w:pPr>
      <w:r w:rsidRPr="00442FF0">
        <w:rPr>
          <w:lang w:eastAsia="en-GB"/>
        </w:rPr>
        <w:t>    ("UNPROCESSED", "Does the food belong to unprocessed or minimally processed food</w:t>
      </w:r>
      <w:ins w:id="231" w:author="Gitu, Paula (DAD)" w:date="2024-12-03T16:54:00Z">
        <w:r w:rsidR="00113A19">
          <w:rPr>
            <w:lang w:eastAsia="en-GB"/>
          </w:rPr>
          <w:t xml:space="preserve"> and is not alcohol</w:t>
        </w:r>
      </w:ins>
      <w:r w:rsidRPr="00442FF0">
        <w:rPr>
          <w:lang w:eastAsia="en-GB"/>
        </w:rPr>
        <w:t>? (e.g. fresh fruits, whole grains, eggs, fresh meat) "),</w:t>
      </w:r>
    </w:p>
    <w:p w14:paraId="3406E350" w14:textId="477F5B4B" w:rsidR="00442FF0" w:rsidRPr="00442FF0" w:rsidRDefault="00442FF0" w:rsidP="00442FF0">
      <w:pPr>
        <w:rPr>
          <w:lang w:eastAsia="en-GB"/>
        </w:rPr>
      </w:pPr>
      <w:r w:rsidRPr="00442FF0">
        <w:rPr>
          <w:lang w:eastAsia="en-GB"/>
        </w:rPr>
        <w:t>    ("PROCESSED", "Does the food belong to processed food</w:t>
      </w:r>
      <w:ins w:id="232" w:author="Gitu, Paula (DAD)" w:date="2024-12-03T16:55:00Z">
        <w:r w:rsidR="005B70DC">
          <w:rPr>
            <w:lang w:eastAsia="en-GB"/>
          </w:rPr>
          <w:t xml:space="preserve"> and is not alcohol</w:t>
        </w:r>
      </w:ins>
      <w:r w:rsidRPr="00442FF0">
        <w:rPr>
          <w:lang w:eastAsia="en-GB"/>
        </w:rPr>
        <w:t>? (e.g. canned vegetables, cheeses, smoked meats, bread) "),</w:t>
      </w:r>
    </w:p>
    <w:p w14:paraId="074B539A" w14:textId="0FC485BD" w:rsidR="00442FF0" w:rsidRPr="00442FF0" w:rsidRDefault="00442FF0" w:rsidP="00442FF0">
      <w:pPr>
        <w:rPr>
          <w:lang w:eastAsia="en-GB"/>
        </w:rPr>
      </w:pPr>
      <w:r w:rsidRPr="00442FF0">
        <w:rPr>
          <w:lang w:eastAsia="en-GB"/>
        </w:rPr>
        <w:t>    ("ULTRA_PROCESSED", "Does the food belong to ultra-processed food</w:t>
      </w:r>
      <w:ins w:id="233" w:author="Gitu, Paula (DAD)" w:date="2024-12-03T16:55:00Z">
        <w:r w:rsidR="005B70DC">
          <w:rPr>
            <w:lang w:eastAsia="en-GB"/>
          </w:rPr>
          <w:t xml:space="preserve"> and is not alcohol</w:t>
        </w:r>
      </w:ins>
      <w:r w:rsidRPr="00442FF0">
        <w:rPr>
          <w:lang w:eastAsia="en-GB"/>
        </w:rPr>
        <w:t>? (e.g. chips, candy, instant noodles, soft drinks, fast-food) "),</w:t>
      </w:r>
    </w:p>
    <w:p w14:paraId="6FD2DEC2" w14:textId="6DC9C485" w:rsidR="00442FF0" w:rsidRPr="00442FF0" w:rsidRDefault="00442FF0" w:rsidP="00442FF0">
      <w:pPr>
        <w:rPr>
          <w:lang w:eastAsia="en-GB"/>
        </w:rPr>
      </w:pPr>
      <w:r w:rsidRPr="00442FF0">
        <w:rPr>
          <w:lang w:eastAsia="en-GB"/>
        </w:rPr>
        <w:t>    ("INGREDIENTS", "Does the food represent processed culinary ingredients</w:t>
      </w:r>
      <w:ins w:id="234" w:author="Gitu, Paula (DAD)" w:date="2024-12-03T16:55:00Z">
        <w:r w:rsidR="005B70DC">
          <w:rPr>
            <w:lang w:eastAsia="en-GB"/>
          </w:rPr>
          <w:t xml:space="preserve"> and is not alcohol</w:t>
        </w:r>
      </w:ins>
      <w:r w:rsidRPr="00442FF0">
        <w:rPr>
          <w:lang w:eastAsia="en-GB"/>
        </w:rPr>
        <w:t>? (e.g. sugar, vegetable oils, butter, salt) ")</w:t>
      </w:r>
    </w:p>
    <w:p w14:paraId="07B8B1F0" w14:textId="77777777" w:rsidR="00442FF0" w:rsidRPr="00442FF0" w:rsidRDefault="00442FF0" w:rsidP="00442FF0">
      <w:pPr>
        <w:rPr>
          <w:lang w:eastAsia="en-GB"/>
        </w:rPr>
      </w:pPr>
      <w:r w:rsidRPr="00442FF0">
        <w:rPr>
          <w:lang w:eastAsia="en-GB"/>
        </w:rPr>
        <w:t>]</w:t>
      </w:r>
    </w:p>
    <w:p w14:paraId="40BBB11B" w14:textId="77777777" w:rsidR="00E85D80" w:rsidRPr="00442FF0" w:rsidRDefault="00E85D80" w:rsidP="00442FF0"/>
    <w:sectPr w:rsidR="00E85D80" w:rsidRPr="00442FF0">
      <w:pgSz w:w="11906" w:h="16838"/>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Stefanie Vandevijvere" w:date="2024-11-17T15:09:00Z" w:initials="SV">
    <w:p w14:paraId="0B64D6E6" w14:textId="77E77AC9" w:rsidR="000B454C" w:rsidRDefault="000B454C">
      <w:pPr>
        <w:pStyle w:val="CommentText"/>
      </w:pPr>
      <w:r>
        <w:rPr>
          <w:rStyle w:val="CommentReference"/>
        </w:rPr>
        <w:annotationRef/>
      </w:r>
      <w:r>
        <w:t>Maybe this should not be provided if we also want to test and validate the brand of the advertisement?</w:t>
      </w:r>
    </w:p>
  </w:comment>
  <w:comment w:id="3" w:author="Gitu, Paula (DAD)" w:date="2024-12-03T16:08:00Z" w:initials="GP">
    <w:p w14:paraId="0989F116" w14:textId="77777777" w:rsidR="00DA27B7" w:rsidRDefault="00DA27B7" w:rsidP="00381E1E">
      <w:pPr>
        <w:pStyle w:val="CommentText"/>
      </w:pPr>
      <w:r>
        <w:rPr>
          <w:rStyle w:val="CommentReference"/>
        </w:rPr>
        <w:annotationRef/>
      </w:r>
      <w:r>
        <w:t>I feel like this should be done in a separate experiment, where we only provide the AI with the image and text and ask it to find the brand. Because we want to classify the ads given realistic conditions, the way people see the ads in real life - and in real life you always see the brand of an ad. Also, I think this improves the classification of the ad_type, if the AI can already see the brand then it can better guess whether it's a manufacturer/retailer/etc.</w:t>
      </w:r>
    </w:p>
  </w:comment>
  <w:comment w:id="4" w:author="Stefanie Vandevijvere" w:date="2024-11-17T15:10:00Z" w:initials="SV">
    <w:p w14:paraId="3B4EE413" w14:textId="793CB41A" w:rsidR="000B454C" w:rsidRDefault="000B454C">
      <w:pPr>
        <w:pStyle w:val="CommentText"/>
      </w:pPr>
      <w:r>
        <w:rPr>
          <w:rStyle w:val="CommentReference"/>
        </w:rPr>
        <w:annotationRef/>
      </w:r>
      <w:r>
        <w:t>What about the brand? The answer would be the brand rather than yes/no?</w:t>
      </w:r>
    </w:p>
    <w:p w14:paraId="314B84A7" w14:textId="77777777" w:rsidR="00B747F0" w:rsidRDefault="00B747F0">
      <w:pPr>
        <w:pStyle w:val="CommentText"/>
      </w:pPr>
    </w:p>
    <w:p w14:paraId="0477E29F" w14:textId="73EE32CA" w:rsidR="00B747F0" w:rsidRDefault="00B747F0">
      <w:pPr>
        <w:pStyle w:val="CommentText"/>
      </w:pPr>
      <w:r>
        <w:t>We do want to test the brand/company as well and then compare with what is in the database already. I thought we had discussed this already.</w:t>
      </w:r>
    </w:p>
  </w:comment>
  <w:comment w:id="5" w:author="Gitu, Paula (DAD)" w:date="2024-12-03T16:09:00Z" w:initials="GP">
    <w:p w14:paraId="2A3A0111" w14:textId="77777777" w:rsidR="00DA27B7" w:rsidRDefault="00DA27B7" w:rsidP="008D52BC">
      <w:pPr>
        <w:pStyle w:val="CommentText"/>
      </w:pPr>
      <w:r>
        <w:rPr>
          <w:rStyle w:val="CommentReference"/>
        </w:rPr>
        <w:annotationRef/>
      </w:r>
      <w:r>
        <w:t>Indeed, but as I mention above I believe this would better be done as a separate experiment. Maybe we can discuss it in our next meeting.</w:t>
      </w:r>
    </w:p>
  </w:comment>
  <w:comment w:id="9" w:author="Gitu, Paula (DAD)" w:date="2024-12-03T16:59:00Z" w:initials="GP">
    <w:p w14:paraId="50664E37" w14:textId="77777777" w:rsidR="009115F1" w:rsidRDefault="009115F1" w:rsidP="00F15CE5">
      <w:pPr>
        <w:pStyle w:val="CommentText"/>
      </w:pPr>
      <w:r>
        <w:rPr>
          <w:rStyle w:val="CommentReference"/>
        </w:rPr>
        <w:annotationRef/>
      </w:r>
      <w:r>
        <w:t>Here I add the definitions for the different type of companies and the different levels of food processing.</w:t>
      </w:r>
    </w:p>
  </w:comment>
  <w:comment w:id="32" w:author="Stefanie Vandevijvere" w:date="2024-11-17T15:12:00Z" w:initials="SV">
    <w:p w14:paraId="1D8FE1A0" w14:textId="640B7467" w:rsidR="00326AAC" w:rsidRDefault="00326AAC">
      <w:pPr>
        <w:pStyle w:val="CommentText"/>
      </w:pPr>
      <w:r>
        <w:rPr>
          <w:rStyle w:val="CommentReference"/>
        </w:rPr>
        <w:annotationRef/>
      </w:r>
      <w:r w:rsidR="00B67FD9">
        <w:t>This could potentially also be split into two questions</w:t>
      </w:r>
      <w:r w:rsidR="008A121B">
        <w:t xml:space="preserve"> if it does not work with updated definitions</w:t>
      </w:r>
      <w:r w:rsidR="00B67FD9">
        <w:t xml:space="preserve">….type of company (QSR, supermarket, food and drink manufacturer, </w:t>
      </w:r>
      <w:r w:rsidR="00750F77">
        <w:t>non-food</w:t>
      </w:r>
      <w:r w:rsidR="00B67FD9">
        <w:t xml:space="preserve"> company) and then whether or not a specific food or drink product is depicted</w:t>
      </w:r>
      <w:r w:rsidR="00750F77">
        <w:t>. But you can first try improving through the definitions and exclusions added.</w:t>
      </w:r>
    </w:p>
    <w:p w14:paraId="3BD112B9" w14:textId="77777777" w:rsidR="00326AAC" w:rsidRDefault="00326AAC">
      <w:pPr>
        <w:pStyle w:val="CommentText"/>
      </w:pPr>
    </w:p>
    <w:p w14:paraId="26729D3B" w14:textId="33CF893F" w:rsidR="00326AAC" w:rsidRDefault="00326AAC">
      <w:pPr>
        <w:pStyle w:val="CommentText"/>
      </w:pPr>
    </w:p>
  </w:comment>
  <w:comment w:id="33" w:author="Gitu, Paula (DAD)" w:date="2024-12-03T16:05:00Z" w:initials="GP">
    <w:p w14:paraId="2EE74046" w14:textId="77777777" w:rsidR="00DA27B7" w:rsidRDefault="00DA27B7" w:rsidP="00B56D26">
      <w:pPr>
        <w:pStyle w:val="CommentText"/>
      </w:pPr>
      <w:r>
        <w:rPr>
          <w:rStyle w:val="CommentReference"/>
        </w:rPr>
        <w:annotationRef/>
      </w:r>
      <w:r>
        <w:t>I will test it altogether for now and split it into two questions later if needed.</w:t>
      </w:r>
    </w:p>
  </w:comment>
  <w:comment w:id="34" w:author="Gitu, Paula (DAD)" w:date="2024-12-03T16:27:00Z" w:initials="GP">
    <w:p w14:paraId="783164BC" w14:textId="77777777" w:rsidR="00FC6AA3" w:rsidRDefault="00FC6AA3" w:rsidP="00A73273">
      <w:pPr>
        <w:pStyle w:val="CommentText"/>
      </w:pPr>
      <w:r>
        <w:rPr>
          <w:rStyle w:val="CommentReference"/>
        </w:rPr>
        <w:annotationRef/>
      </w:r>
      <w:r>
        <w:t>I moved all the defintions to the instructions at the beginning, to reduce the number of characters in the questions (and not repeat the same definition several times).</w:t>
      </w:r>
    </w:p>
  </w:comment>
  <w:comment w:id="36" w:author="Stefanie Vandevijvere" w:date="2024-11-17T15:22:00Z" w:initials="SV">
    <w:p w14:paraId="23879587" w14:textId="7620598A" w:rsidR="007B3199" w:rsidRDefault="007B3199">
      <w:pPr>
        <w:pStyle w:val="CommentText"/>
      </w:pPr>
      <w:r>
        <w:rPr>
          <w:rStyle w:val="CommentReference"/>
        </w:rPr>
        <w:annotationRef/>
      </w:r>
      <w:r>
        <w:t xml:space="preserve">Make sure the formulation is the same for each of the items </w:t>
      </w:r>
    </w:p>
  </w:comment>
  <w:comment w:id="46" w:author="Stefanie Vandevijvere" w:date="2024-11-17T15:49:00Z" w:initials="SV">
    <w:p w14:paraId="09AAFFBC" w14:textId="77777777" w:rsidR="007E3CCF" w:rsidRDefault="007E3CCF">
      <w:pPr>
        <w:pStyle w:val="CommentText"/>
      </w:pPr>
      <w:r>
        <w:rPr>
          <w:rStyle w:val="CommentReference"/>
        </w:rPr>
        <w:annotationRef/>
      </w:r>
      <w:r>
        <w:t>I propose we exclude this category entirely….as we are only interested in food/drink/alcohol in this study</w:t>
      </w:r>
    </w:p>
    <w:p w14:paraId="1F1BC931" w14:textId="77777777" w:rsidR="007E3CCF" w:rsidRDefault="007E3CCF">
      <w:pPr>
        <w:pStyle w:val="CommentText"/>
      </w:pPr>
    </w:p>
    <w:p w14:paraId="39566B8F" w14:textId="7C9D13AB" w:rsidR="007E3CCF" w:rsidRDefault="007E3CCF">
      <w:pPr>
        <w:pStyle w:val="CommentText"/>
      </w:pPr>
      <w:r>
        <w:t>But we need to keep track of ads that have not been assigned any of the above categories – then it probably means they are out of scope but we need to double check this</w:t>
      </w:r>
      <w:r w:rsidR="008C0D84">
        <w:t xml:space="preserve"> during the validation</w:t>
      </w:r>
    </w:p>
  </w:comment>
  <w:comment w:id="47" w:author="Gitu, Paula (DAD)" w:date="2024-12-03T16:05:00Z" w:initials="GP">
    <w:p w14:paraId="216E0E5C" w14:textId="77777777" w:rsidR="00DA27B7" w:rsidRDefault="00DA27B7" w:rsidP="00136123">
      <w:pPr>
        <w:pStyle w:val="CommentText"/>
      </w:pPr>
      <w:r>
        <w:rPr>
          <w:rStyle w:val="CommentReference"/>
        </w:rPr>
        <w:annotationRef/>
      </w:r>
      <w:r>
        <w:t>I agree, but sometimes there are cases where there is an ad for a new job position for example, or from clothes/electronics/other non-food products from supermarkets. I think we should keep this option for the AI to choose from something when there is indeed no food or drink product in the image.</w:t>
      </w:r>
    </w:p>
  </w:comment>
  <w:comment w:id="51" w:author="Stefanie Vandevijvere" w:date="2024-11-18T08:07:00Z" w:initials="SV">
    <w:p w14:paraId="3108914B" w14:textId="230243C4" w:rsidR="008C0D84" w:rsidRDefault="008C0D84">
      <w:pPr>
        <w:pStyle w:val="CommentText"/>
      </w:pPr>
      <w:r>
        <w:rPr>
          <w:rStyle w:val="CommentReference"/>
        </w:rPr>
        <w:annotationRef/>
      </w:r>
      <w:r>
        <w:t>This would also be out of scope for our study, but perhaps good to create a separate category for it as it is not really nonfood</w:t>
      </w:r>
    </w:p>
  </w:comment>
  <w:comment w:id="108" w:author="Stefanie Vandevijvere" w:date="2024-11-18T08:24:00Z" w:initials="SV">
    <w:p w14:paraId="3D10A5DE" w14:textId="7BAFF3E0" w:rsidR="00E76BBB" w:rsidRDefault="00E76BBB">
      <w:pPr>
        <w:pStyle w:val="CommentText"/>
      </w:pPr>
      <w:r>
        <w:rPr>
          <w:rStyle w:val="CommentReference"/>
        </w:rPr>
        <w:annotationRef/>
      </w:r>
      <w:r>
        <w:t>Add definitions of the above again?</w:t>
      </w:r>
    </w:p>
  </w:comment>
  <w:comment w:id="109" w:author="Gitu, Paula (DAD)" w:date="2024-12-03T17:22:00Z" w:initials="GP">
    <w:p w14:paraId="7F137914" w14:textId="77777777" w:rsidR="000E25D0" w:rsidRDefault="000E25D0" w:rsidP="00480778">
      <w:pPr>
        <w:pStyle w:val="CommentText"/>
      </w:pPr>
      <w:r>
        <w:rPr>
          <w:rStyle w:val="CommentReference"/>
        </w:rPr>
        <w:annotationRef/>
      </w:r>
      <w:r>
        <w:t>I removed everything from above, because there is just way too much text. I tried to rewrite the categories into shorter and simpler sentences. (see below)</w:t>
      </w:r>
    </w:p>
  </w:comment>
  <w:comment w:id="112" w:author="Gitu, Paula (DAD)" w:date="2024-12-03T17:22:00Z" w:initials="GP">
    <w:p w14:paraId="2B5BB675" w14:textId="64CCEE80" w:rsidR="000E25D0" w:rsidRDefault="000E25D0" w:rsidP="00976FC3">
      <w:pPr>
        <w:pStyle w:val="CommentText"/>
      </w:pPr>
      <w:r>
        <w:rPr>
          <w:rStyle w:val="CommentReference"/>
        </w:rPr>
        <w:annotationRef/>
      </w:r>
      <w:r>
        <w:t>This is the new question for the target age group that I added.</w:t>
      </w:r>
    </w:p>
  </w:comment>
  <w:comment w:id="129" w:author="Stefanie Vandevijvere" w:date="2024-11-18T08:24:00Z" w:initials="SV">
    <w:p w14:paraId="215AA08B" w14:textId="08871080" w:rsidR="00953491" w:rsidRDefault="00953491">
      <w:pPr>
        <w:pStyle w:val="CommentText"/>
      </w:pPr>
      <w:r>
        <w:rPr>
          <w:rStyle w:val="CommentReference"/>
        </w:rPr>
        <w:annotationRef/>
      </w:r>
      <w:r>
        <w:t>I think it would be good to include the more detailed definitions from the earlier file?</w:t>
      </w:r>
    </w:p>
  </w:comment>
  <w:comment w:id="130" w:author="Gitu, Paula (DAD)" w:date="2024-12-03T17:08:00Z" w:initials="GP">
    <w:p w14:paraId="1F35D1C6" w14:textId="77777777" w:rsidR="00991D37" w:rsidRDefault="00991D37" w:rsidP="00FC22EC">
      <w:pPr>
        <w:pStyle w:val="CommentText"/>
      </w:pPr>
      <w:r>
        <w:rPr>
          <w:rStyle w:val="CommentReference"/>
        </w:rPr>
        <w:annotationRef/>
      </w:r>
      <w:r>
        <w:t>These names are just for me to later access the answer through a "key", it doesn't influence how the AI classifies the ads.</w:t>
      </w:r>
    </w:p>
  </w:comment>
  <w:comment w:id="140" w:author="Stefanie Vandevijvere" w:date="2024-11-18T08:15:00Z" w:initials="SV">
    <w:p w14:paraId="7FD6E77F" w14:textId="296C14F8" w:rsidR="005E3A2C" w:rsidRDefault="005E3A2C">
      <w:pPr>
        <w:pStyle w:val="CommentText"/>
      </w:pPr>
      <w:r>
        <w:rPr>
          <w:rStyle w:val="CommentReference"/>
        </w:rPr>
        <w:annotationRef/>
      </w:r>
      <w:r>
        <w:t>For other cartoons, also add definitions of the above categories again</w:t>
      </w:r>
    </w:p>
  </w:comment>
  <w:comment w:id="141" w:author="Gitu, Paula (DAD)" w:date="2024-12-03T17:06:00Z" w:initials="GP">
    <w:p w14:paraId="0D5D2396" w14:textId="77777777" w:rsidR="00EA3D3A" w:rsidRDefault="00EA3D3A" w:rsidP="002711EC">
      <w:pPr>
        <w:pStyle w:val="CommentText"/>
      </w:pPr>
      <w:r>
        <w:rPr>
          <w:rStyle w:val="CommentReference"/>
        </w:rPr>
        <w:annotationRef/>
      </w:r>
      <w:r>
        <w:t>But what kind of cartoons would those be? If they're not company-owned but also not licensed?</w:t>
      </w:r>
    </w:p>
  </w:comment>
  <w:comment w:id="161" w:author="Stefanie Vandevijvere" w:date="2024-11-18T08:24:00Z" w:initials="SV">
    <w:p w14:paraId="14EFB003" w14:textId="7C5F4A25" w:rsidR="00953491" w:rsidRDefault="00953491">
      <w:pPr>
        <w:pStyle w:val="CommentText"/>
      </w:pPr>
      <w:r>
        <w:rPr>
          <w:rStyle w:val="CommentReference"/>
        </w:rPr>
        <w:annotationRef/>
      </w:r>
      <w:r>
        <w:t>I think it would be good to add the more detailed definitions from the earlier file?</w:t>
      </w:r>
    </w:p>
  </w:comment>
  <w:comment w:id="162" w:author="Gitu, Paula (DAD)" w:date="2024-12-03T16:58:00Z" w:initials="GP">
    <w:p w14:paraId="250C7212" w14:textId="77777777" w:rsidR="00AC4741" w:rsidRDefault="00AC4741" w:rsidP="005E48AA">
      <w:pPr>
        <w:pStyle w:val="CommentText"/>
      </w:pPr>
      <w:r>
        <w:rPr>
          <w:rStyle w:val="CommentReference"/>
        </w:rPr>
        <w:annotationRef/>
      </w:r>
      <w:r>
        <w:t>I added a few more definitions, but not everything as it doesn't really feel like it adds value to describing the category...</w:t>
      </w:r>
    </w:p>
  </w:comment>
  <w:comment w:id="185" w:author="Stefanie Vandevijvere" w:date="2024-11-17T15:42:00Z" w:initials="SV">
    <w:p w14:paraId="50DCE02E" w14:textId="6E5BCCC9" w:rsidR="0025653E" w:rsidRDefault="0025653E">
      <w:pPr>
        <w:pStyle w:val="CommentText"/>
      </w:pPr>
      <w:r>
        <w:rPr>
          <w:rStyle w:val="CommentReference"/>
        </w:rPr>
        <w:annotationRef/>
      </w:r>
      <w:r w:rsidR="00723BD3">
        <w:t>I would provide all the examples given on pages 5-7 in the WHO document to further improve the classification</w:t>
      </w:r>
    </w:p>
  </w:comment>
  <w:comment w:id="186" w:author="Gitu, Paula (DAD)" w:date="2024-12-03T16:57:00Z" w:initials="GP">
    <w:p w14:paraId="2198471C" w14:textId="77777777" w:rsidR="00AC4741" w:rsidRDefault="00AC4741" w:rsidP="00A07EB9">
      <w:pPr>
        <w:pStyle w:val="CommentText"/>
      </w:pPr>
      <w:r>
        <w:rPr>
          <w:rStyle w:val="CommentReference"/>
        </w:rPr>
        <w:annotationRef/>
      </w:r>
      <w:r>
        <w:t>I added now more examples</w:t>
      </w:r>
    </w:p>
  </w:comment>
  <w:comment w:id="224" w:author="Gitu, Paula (DAD)" w:date="2024-12-03T16:57:00Z" w:initials="GP">
    <w:p w14:paraId="32FC1884" w14:textId="06F21B95" w:rsidR="008D5A80" w:rsidRDefault="008D5A80" w:rsidP="000B5812">
      <w:pPr>
        <w:pStyle w:val="CommentText"/>
      </w:pPr>
      <w:r>
        <w:rPr>
          <w:rStyle w:val="CommentReference"/>
        </w:rPr>
        <w:annotationRef/>
      </w:r>
      <w:r>
        <w:t>Here as well I added the definitions on top in the instructions.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B64D6E6" w15:done="0"/>
  <w15:commentEx w15:paraId="0989F116" w15:paraIdParent="0B64D6E6" w15:done="0"/>
  <w15:commentEx w15:paraId="0477E29F" w15:done="0"/>
  <w15:commentEx w15:paraId="2A3A0111" w15:paraIdParent="0477E29F" w15:done="0"/>
  <w15:commentEx w15:paraId="50664E37" w15:done="0"/>
  <w15:commentEx w15:paraId="26729D3B" w15:done="0"/>
  <w15:commentEx w15:paraId="2EE74046" w15:paraIdParent="26729D3B" w15:done="0"/>
  <w15:commentEx w15:paraId="783164BC" w15:done="0"/>
  <w15:commentEx w15:paraId="23879587" w15:done="1"/>
  <w15:commentEx w15:paraId="39566B8F" w15:done="0"/>
  <w15:commentEx w15:paraId="216E0E5C" w15:paraIdParent="39566B8F" w15:done="0"/>
  <w15:commentEx w15:paraId="3108914B" w15:done="0"/>
  <w15:commentEx w15:paraId="3D10A5DE" w15:done="0"/>
  <w15:commentEx w15:paraId="7F137914" w15:paraIdParent="3D10A5DE" w15:done="0"/>
  <w15:commentEx w15:paraId="2B5BB675" w15:done="0"/>
  <w15:commentEx w15:paraId="215AA08B" w15:done="0"/>
  <w15:commentEx w15:paraId="1F35D1C6" w15:done="0"/>
  <w15:commentEx w15:paraId="7FD6E77F" w15:done="0"/>
  <w15:commentEx w15:paraId="0D5D2396" w15:paraIdParent="7FD6E77F" w15:done="0"/>
  <w15:commentEx w15:paraId="14EFB003" w15:done="0"/>
  <w15:commentEx w15:paraId="250C7212" w15:paraIdParent="14EFB003" w15:done="0"/>
  <w15:commentEx w15:paraId="50DCE02E" w15:done="0"/>
  <w15:commentEx w15:paraId="2198471C" w15:paraIdParent="50DCE02E" w15:done="0"/>
  <w15:commentEx w15:paraId="32FC188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AE485A2" w16cex:dateUtc="2024-11-17T14:09:00Z"/>
  <w16cex:commentExtensible w16cex:durableId="2AF9AB78" w16cex:dateUtc="2024-12-03T15:08:00Z"/>
  <w16cex:commentExtensible w16cex:durableId="2AE48602" w16cex:dateUtc="2024-11-17T14:10:00Z"/>
  <w16cex:commentExtensible w16cex:durableId="2AF9ABA5" w16cex:dateUtc="2024-12-03T15:09:00Z"/>
  <w16cex:commentExtensible w16cex:durableId="2AF9B757" w16cex:dateUtc="2024-12-03T15:59:00Z"/>
  <w16cex:commentExtensible w16cex:durableId="2AE4864E" w16cex:dateUtc="2024-11-17T14:12:00Z"/>
  <w16cex:commentExtensible w16cex:durableId="2AF9AACB" w16cex:dateUtc="2024-12-03T15:05:00Z"/>
  <w16cex:commentExtensible w16cex:durableId="2AF9B001" w16cex:dateUtc="2024-12-03T15:27:00Z"/>
  <w16cex:commentExtensible w16cex:durableId="2AE4889B" w16cex:dateUtc="2024-11-17T14:22:00Z"/>
  <w16cex:commentExtensible w16cex:durableId="2AE48F0D" w16cex:dateUtc="2024-11-17T14:49:00Z"/>
  <w16cex:commentExtensible w16cex:durableId="2AF9AAB0" w16cex:dateUtc="2024-12-03T15:05:00Z"/>
  <w16cex:commentExtensible w16cex:durableId="2AE5745A" w16cex:dateUtc="2024-11-18T07:07:00Z"/>
  <w16cex:commentExtensible w16cex:durableId="2AE57855" w16cex:dateUtc="2024-11-18T07:24:00Z"/>
  <w16cex:commentExtensible w16cex:durableId="2AF9BCD9" w16cex:dateUtc="2024-12-03T16:22:00Z"/>
  <w16cex:commentExtensible w16cex:durableId="2AF9BCEA" w16cex:dateUtc="2024-12-03T16:22:00Z"/>
  <w16cex:commentExtensible w16cex:durableId="2AE57842" w16cex:dateUtc="2024-11-18T07:24:00Z"/>
  <w16cex:commentExtensible w16cex:durableId="2AF9B97D" w16cex:dateUtc="2024-12-03T16:08:00Z"/>
  <w16cex:commentExtensible w16cex:durableId="2AE57607" w16cex:dateUtc="2024-11-18T07:15:00Z"/>
  <w16cex:commentExtensible w16cex:durableId="2AF9B91D" w16cex:dateUtc="2024-12-03T16:06:00Z"/>
  <w16cex:commentExtensible w16cex:durableId="2AE5782D" w16cex:dateUtc="2024-11-18T07:24:00Z"/>
  <w16cex:commentExtensible w16cex:durableId="2AF9B71C" w16cex:dateUtc="2024-12-03T15:58:00Z"/>
  <w16cex:commentExtensible w16cex:durableId="2AE48D4D" w16cex:dateUtc="2024-11-17T14:42:00Z"/>
  <w16cex:commentExtensible w16cex:durableId="2AF9B6F9" w16cex:dateUtc="2024-12-03T15:57:00Z"/>
  <w16cex:commentExtensible w16cex:durableId="2AF9B6E7" w16cex:dateUtc="2024-12-03T15: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B64D6E6" w16cid:durableId="2AE485A2"/>
  <w16cid:commentId w16cid:paraId="0989F116" w16cid:durableId="2AF9AB78"/>
  <w16cid:commentId w16cid:paraId="0477E29F" w16cid:durableId="2AE48602"/>
  <w16cid:commentId w16cid:paraId="2A3A0111" w16cid:durableId="2AF9ABA5"/>
  <w16cid:commentId w16cid:paraId="50664E37" w16cid:durableId="2AF9B757"/>
  <w16cid:commentId w16cid:paraId="26729D3B" w16cid:durableId="2AE4864E"/>
  <w16cid:commentId w16cid:paraId="2EE74046" w16cid:durableId="2AF9AACB"/>
  <w16cid:commentId w16cid:paraId="783164BC" w16cid:durableId="2AF9B001"/>
  <w16cid:commentId w16cid:paraId="23879587" w16cid:durableId="2AE4889B"/>
  <w16cid:commentId w16cid:paraId="39566B8F" w16cid:durableId="2AE48F0D"/>
  <w16cid:commentId w16cid:paraId="216E0E5C" w16cid:durableId="2AF9AAB0"/>
  <w16cid:commentId w16cid:paraId="3108914B" w16cid:durableId="2AE5745A"/>
  <w16cid:commentId w16cid:paraId="3D10A5DE" w16cid:durableId="2AE57855"/>
  <w16cid:commentId w16cid:paraId="7F137914" w16cid:durableId="2AF9BCD9"/>
  <w16cid:commentId w16cid:paraId="2B5BB675" w16cid:durableId="2AF9BCEA"/>
  <w16cid:commentId w16cid:paraId="215AA08B" w16cid:durableId="2AE57842"/>
  <w16cid:commentId w16cid:paraId="1F35D1C6" w16cid:durableId="2AF9B97D"/>
  <w16cid:commentId w16cid:paraId="7FD6E77F" w16cid:durableId="2AE57607"/>
  <w16cid:commentId w16cid:paraId="0D5D2396" w16cid:durableId="2AF9B91D"/>
  <w16cid:commentId w16cid:paraId="14EFB003" w16cid:durableId="2AE5782D"/>
  <w16cid:commentId w16cid:paraId="250C7212" w16cid:durableId="2AF9B71C"/>
  <w16cid:commentId w16cid:paraId="50DCE02E" w16cid:durableId="2AE48D4D"/>
  <w16cid:commentId w16cid:paraId="2198471C" w16cid:durableId="2AF9B6F9"/>
  <w16cid:commentId w16cid:paraId="32FC1884" w16cid:durableId="2AF9B6E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AE06BF"/>
    <w:multiLevelType w:val="multilevel"/>
    <w:tmpl w:val="FA542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50E5451"/>
    <w:multiLevelType w:val="multilevel"/>
    <w:tmpl w:val="BBAAF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66509D3"/>
    <w:multiLevelType w:val="hybridMultilevel"/>
    <w:tmpl w:val="1FEC2AAC"/>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num w:numId="1" w16cid:durableId="1792823339">
    <w:abstractNumId w:val="2"/>
  </w:num>
  <w:num w:numId="2" w16cid:durableId="1402018021">
    <w:abstractNumId w:val="1"/>
  </w:num>
  <w:num w:numId="3" w16cid:durableId="29094178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Gitu, Paula (DAD)">
    <w15:presenceInfo w15:providerId="None" w15:userId="Gitu, Paula (DAD)"/>
  </w15:person>
  <w15:person w15:author="Stefanie Vandevijvere">
    <w15:presenceInfo w15:providerId="None" w15:userId="Stefanie Vandevijver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73F"/>
    <w:rsid w:val="000367AB"/>
    <w:rsid w:val="00064E36"/>
    <w:rsid w:val="0006564A"/>
    <w:rsid w:val="00072C2F"/>
    <w:rsid w:val="00076880"/>
    <w:rsid w:val="000B454C"/>
    <w:rsid w:val="000D7827"/>
    <w:rsid w:val="000E25D0"/>
    <w:rsid w:val="000E4119"/>
    <w:rsid w:val="00103B78"/>
    <w:rsid w:val="00103F37"/>
    <w:rsid w:val="00113A19"/>
    <w:rsid w:val="0015608B"/>
    <w:rsid w:val="001803AF"/>
    <w:rsid w:val="001A6F7E"/>
    <w:rsid w:val="001A7055"/>
    <w:rsid w:val="001D4108"/>
    <w:rsid w:val="001F61AF"/>
    <w:rsid w:val="00211273"/>
    <w:rsid w:val="0025653E"/>
    <w:rsid w:val="002F33C0"/>
    <w:rsid w:val="0030484E"/>
    <w:rsid w:val="003154B1"/>
    <w:rsid w:val="00326AAC"/>
    <w:rsid w:val="00335279"/>
    <w:rsid w:val="0033751C"/>
    <w:rsid w:val="00351053"/>
    <w:rsid w:val="00352E05"/>
    <w:rsid w:val="003645D1"/>
    <w:rsid w:val="003676AA"/>
    <w:rsid w:val="003704A1"/>
    <w:rsid w:val="003C1B72"/>
    <w:rsid w:val="004147FB"/>
    <w:rsid w:val="004214B0"/>
    <w:rsid w:val="00442FF0"/>
    <w:rsid w:val="004658A0"/>
    <w:rsid w:val="00482CDE"/>
    <w:rsid w:val="00494BC2"/>
    <w:rsid w:val="004B4333"/>
    <w:rsid w:val="004C6AD0"/>
    <w:rsid w:val="00501C7C"/>
    <w:rsid w:val="005060A0"/>
    <w:rsid w:val="00575903"/>
    <w:rsid w:val="0058465A"/>
    <w:rsid w:val="005B4F4F"/>
    <w:rsid w:val="005B70DC"/>
    <w:rsid w:val="005C262A"/>
    <w:rsid w:val="005D470E"/>
    <w:rsid w:val="005E3A2C"/>
    <w:rsid w:val="005E5DE6"/>
    <w:rsid w:val="00636905"/>
    <w:rsid w:val="006B2151"/>
    <w:rsid w:val="006B38E0"/>
    <w:rsid w:val="006E1163"/>
    <w:rsid w:val="00723BD3"/>
    <w:rsid w:val="00750F77"/>
    <w:rsid w:val="007548C4"/>
    <w:rsid w:val="00790863"/>
    <w:rsid w:val="007A3A45"/>
    <w:rsid w:val="007B3199"/>
    <w:rsid w:val="007E3CCF"/>
    <w:rsid w:val="007F68FB"/>
    <w:rsid w:val="0080088B"/>
    <w:rsid w:val="008148E2"/>
    <w:rsid w:val="0082499D"/>
    <w:rsid w:val="008368F9"/>
    <w:rsid w:val="008472F8"/>
    <w:rsid w:val="0085673F"/>
    <w:rsid w:val="00875123"/>
    <w:rsid w:val="00881FB2"/>
    <w:rsid w:val="008A121B"/>
    <w:rsid w:val="008C0D84"/>
    <w:rsid w:val="008D5A80"/>
    <w:rsid w:val="008F5FAC"/>
    <w:rsid w:val="009115F1"/>
    <w:rsid w:val="00912668"/>
    <w:rsid w:val="00953491"/>
    <w:rsid w:val="00970D95"/>
    <w:rsid w:val="0098514A"/>
    <w:rsid w:val="00987F17"/>
    <w:rsid w:val="00991D37"/>
    <w:rsid w:val="009A2107"/>
    <w:rsid w:val="009B071D"/>
    <w:rsid w:val="009F5ECB"/>
    <w:rsid w:val="00A06612"/>
    <w:rsid w:val="00A2227E"/>
    <w:rsid w:val="00A40BC1"/>
    <w:rsid w:val="00A473DC"/>
    <w:rsid w:val="00A47CC5"/>
    <w:rsid w:val="00A57BD9"/>
    <w:rsid w:val="00A660C9"/>
    <w:rsid w:val="00A71414"/>
    <w:rsid w:val="00AB05EF"/>
    <w:rsid w:val="00AB55D9"/>
    <w:rsid w:val="00AC4741"/>
    <w:rsid w:val="00AC4FA4"/>
    <w:rsid w:val="00AD6B22"/>
    <w:rsid w:val="00AE6BA0"/>
    <w:rsid w:val="00AF4C6D"/>
    <w:rsid w:val="00AF5DF7"/>
    <w:rsid w:val="00B26C3F"/>
    <w:rsid w:val="00B325AB"/>
    <w:rsid w:val="00B46708"/>
    <w:rsid w:val="00B60410"/>
    <w:rsid w:val="00B646D7"/>
    <w:rsid w:val="00B67FD9"/>
    <w:rsid w:val="00B747F0"/>
    <w:rsid w:val="00B959DE"/>
    <w:rsid w:val="00BC6792"/>
    <w:rsid w:val="00C21420"/>
    <w:rsid w:val="00C67C22"/>
    <w:rsid w:val="00C97668"/>
    <w:rsid w:val="00CB1DDB"/>
    <w:rsid w:val="00CB39BF"/>
    <w:rsid w:val="00CC265F"/>
    <w:rsid w:val="00CD493B"/>
    <w:rsid w:val="00CD7B3E"/>
    <w:rsid w:val="00D17A86"/>
    <w:rsid w:val="00D562A9"/>
    <w:rsid w:val="00D565F8"/>
    <w:rsid w:val="00D74F58"/>
    <w:rsid w:val="00D901AC"/>
    <w:rsid w:val="00D93E16"/>
    <w:rsid w:val="00D95ECE"/>
    <w:rsid w:val="00DA27B7"/>
    <w:rsid w:val="00DA6B11"/>
    <w:rsid w:val="00DB3B76"/>
    <w:rsid w:val="00DC23B5"/>
    <w:rsid w:val="00DE2FB6"/>
    <w:rsid w:val="00E23144"/>
    <w:rsid w:val="00E333D5"/>
    <w:rsid w:val="00E4462B"/>
    <w:rsid w:val="00E66F08"/>
    <w:rsid w:val="00E72036"/>
    <w:rsid w:val="00E74639"/>
    <w:rsid w:val="00E75C6E"/>
    <w:rsid w:val="00E76BBB"/>
    <w:rsid w:val="00E85D80"/>
    <w:rsid w:val="00EA3D3A"/>
    <w:rsid w:val="00EA4BB4"/>
    <w:rsid w:val="00EC2BF1"/>
    <w:rsid w:val="00F230CE"/>
    <w:rsid w:val="00F372CE"/>
    <w:rsid w:val="00FB7C73"/>
    <w:rsid w:val="00FC4479"/>
    <w:rsid w:val="00FC6525"/>
    <w:rsid w:val="00FC6AA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00807"/>
  <w15:chartTrackingRefBased/>
  <w15:docId w15:val="{AB183B66-54D9-4C3A-A4FB-BC1E60B95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D17A8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17A86"/>
    <w:rPr>
      <w:rFonts w:asciiTheme="majorHAnsi" w:eastAsiaTheme="majorEastAsia" w:hAnsiTheme="majorHAnsi" w:cstheme="majorBidi"/>
      <w:color w:val="2E74B5" w:themeColor="accent1" w:themeShade="BF"/>
      <w:sz w:val="26"/>
      <w:szCs w:val="26"/>
    </w:rPr>
  </w:style>
  <w:style w:type="character" w:styleId="CommentReference">
    <w:name w:val="annotation reference"/>
    <w:basedOn w:val="DefaultParagraphFont"/>
    <w:uiPriority w:val="99"/>
    <w:semiHidden/>
    <w:unhideWhenUsed/>
    <w:rsid w:val="000B454C"/>
    <w:rPr>
      <w:sz w:val="16"/>
      <w:szCs w:val="16"/>
    </w:rPr>
  </w:style>
  <w:style w:type="paragraph" w:styleId="CommentText">
    <w:name w:val="annotation text"/>
    <w:basedOn w:val="Normal"/>
    <w:link w:val="CommentTextChar"/>
    <w:uiPriority w:val="99"/>
    <w:unhideWhenUsed/>
    <w:rsid w:val="000B454C"/>
    <w:pPr>
      <w:spacing w:line="240" w:lineRule="auto"/>
    </w:pPr>
    <w:rPr>
      <w:sz w:val="20"/>
      <w:szCs w:val="20"/>
    </w:rPr>
  </w:style>
  <w:style w:type="character" w:customStyle="1" w:styleId="CommentTextChar">
    <w:name w:val="Comment Text Char"/>
    <w:basedOn w:val="DefaultParagraphFont"/>
    <w:link w:val="CommentText"/>
    <w:uiPriority w:val="99"/>
    <w:rsid w:val="000B454C"/>
    <w:rPr>
      <w:sz w:val="20"/>
      <w:szCs w:val="20"/>
    </w:rPr>
  </w:style>
  <w:style w:type="paragraph" w:styleId="CommentSubject">
    <w:name w:val="annotation subject"/>
    <w:basedOn w:val="CommentText"/>
    <w:next w:val="CommentText"/>
    <w:link w:val="CommentSubjectChar"/>
    <w:uiPriority w:val="99"/>
    <w:semiHidden/>
    <w:unhideWhenUsed/>
    <w:rsid w:val="000B454C"/>
    <w:rPr>
      <w:b/>
      <w:bCs/>
    </w:rPr>
  </w:style>
  <w:style w:type="character" w:customStyle="1" w:styleId="CommentSubjectChar">
    <w:name w:val="Comment Subject Char"/>
    <w:basedOn w:val="CommentTextChar"/>
    <w:link w:val="CommentSubject"/>
    <w:uiPriority w:val="99"/>
    <w:semiHidden/>
    <w:rsid w:val="000B454C"/>
    <w:rPr>
      <w:b/>
      <w:bCs/>
      <w:sz w:val="20"/>
      <w:szCs w:val="20"/>
    </w:rPr>
  </w:style>
  <w:style w:type="paragraph" w:styleId="ListParagraph">
    <w:name w:val="List Paragraph"/>
    <w:basedOn w:val="Normal"/>
    <w:uiPriority w:val="34"/>
    <w:qFormat/>
    <w:rsid w:val="00CD7B3E"/>
    <w:pPr>
      <w:ind w:left="720"/>
      <w:contextualSpacing/>
    </w:pPr>
    <w:rPr>
      <w:kern w:val="0"/>
      <w:lang w:val="fr-BE"/>
      <w14:ligatures w14:val="none"/>
    </w:rPr>
  </w:style>
  <w:style w:type="paragraph" w:styleId="NormalWeb">
    <w:name w:val="Normal (Web)"/>
    <w:basedOn w:val="Normal"/>
    <w:uiPriority w:val="99"/>
    <w:unhideWhenUsed/>
    <w:rsid w:val="005E3A2C"/>
    <w:pPr>
      <w:spacing w:before="100" w:beforeAutospacing="1" w:after="100" w:afterAutospacing="1" w:line="240" w:lineRule="auto"/>
    </w:pPr>
    <w:rPr>
      <w:rFonts w:ascii="Times New Roman" w:eastAsia="Times New Roman" w:hAnsi="Times New Roman" w:cs="Times New Roman"/>
      <w:kern w:val="0"/>
      <w:sz w:val="24"/>
      <w:szCs w:val="24"/>
      <w:lang w:val="fr-BE" w:eastAsia="fr-BE"/>
      <w14:ligatures w14:val="none"/>
    </w:rPr>
  </w:style>
  <w:style w:type="character" w:styleId="Strong">
    <w:name w:val="Strong"/>
    <w:basedOn w:val="DefaultParagraphFont"/>
    <w:uiPriority w:val="22"/>
    <w:qFormat/>
    <w:rsid w:val="005E3A2C"/>
    <w:rPr>
      <w:b/>
      <w:bCs/>
    </w:rPr>
  </w:style>
  <w:style w:type="paragraph" w:styleId="Revision">
    <w:name w:val="Revision"/>
    <w:hidden/>
    <w:uiPriority w:val="99"/>
    <w:semiHidden/>
    <w:rsid w:val="00B46708"/>
    <w:pPr>
      <w:spacing w:after="0" w:line="240" w:lineRule="auto"/>
    </w:pPr>
  </w:style>
  <w:style w:type="character" w:customStyle="1" w:styleId="hljs-string">
    <w:name w:val="hljs-string"/>
    <w:basedOn w:val="DefaultParagraphFont"/>
    <w:rsid w:val="003375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078719">
      <w:bodyDiv w:val="1"/>
      <w:marLeft w:val="0"/>
      <w:marRight w:val="0"/>
      <w:marTop w:val="0"/>
      <w:marBottom w:val="0"/>
      <w:divBdr>
        <w:top w:val="none" w:sz="0" w:space="0" w:color="auto"/>
        <w:left w:val="none" w:sz="0" w:space="0" w:color="auto"/>
        <w:bottom w:val="none" w:sz="0" w:space="0" w:color="auto"/>
        <w:right w:val="none" w:sz="0" w:space="0" w:color="auto"/>
      </w:divBdr>
    </w:div>
    <w:div w:id="416949446">
      <w:bodyDiv w:val="1"/>
      <w:marLeft w:val="0"/>
      <w:marRight w:val="0"/>
      <w:marTop w:val="0"/>
      <w:marBottom w:val="0"/>
      <w:divBdr>
        <w:top w:val="none" w:sz="0" w:space="0" w:color="auto"/>
        <w:left w:val="none" w:sz="0" w:space="0" w:color="auto"/>
        <w:bottom w:val="none" w:sz="0" w:space="0" w:color="auto"/>
        <w:right w:val="none" w:sz="0" w:space="0" w:color="auto"/>
      </w:divBdr>
      <w:divsChild>
        <w:div w:id="1132407481">
          <w:marLeft w:val="0"/>
          <w:marRight w:val="0"/>
          <w:marTop w:val="0"/>
          <w:marBottom w:val="0"/>
          <w:divBdr>
            <w:top w:val="none" w:sz="0" w:space="0" w:color="auto"/>
            <w:left w:val="none" w:sz="0" w:space="0" w:color="auto"/>
            <w:bottom w:val="none" w:sz="0" w:space="0" w:color="auto"/>
            <w:right w:val="none" w:sz="0" w:space="0" w:color="auto"/>
          </w:divBdr>
          <w:divsChild>
            <w:div w:id="615141324">
              <w:marLeft w:val="0"/>
              <w:marRight w:val="0"/>
              <w:marTop w:val="0"/>
              <w:marBottom w:val="0"/>
              <w:divBdr>
                <w:top w:val="none" w:sz="0" w:space="0" w:color="auto"/>
                <w:left w:val="none" w:sz="0" w:space="0" w:color="auto"/>
                <w:bottom w:val="none" w:sz="0" w:space="0" w:color="auto"/>
                <w:right w:val="none" w:sz="0" w:space="0" w:color="auto"/>
              </w:divBdr>
            </w:div>
            <w:div w:id="1423453194">
              <w:marLeft w:val="0"/>
              <w:marRight w:val="0"/>
              <w:marTop w:val="0"/>
              <w:marBottom w:val="0"/>
              <w:divBdr>
                <w:top w:val="none" w:sz="0" w:space="0" w:color="auto"/>
                <w:left w:val="none" w:sz="0" w:space="0" w:color="auto"/>
                <w:bottom w:val="none" w:sz="0" w:space="0" w:color="auto"/>
                <w:right w:val="none" w:sz="0" w:space="0" w:color="auto"/>
              </w:divBdr>
            </w:div>
            <w:div w:id="125317561">
              <w:marLeft w:val="0"/>
              <w:marRight w:val="0"/>
              <w:marTop w:val="0"/>
              <w:marBottom w:val="0"/>
              <w:divBdr>
                <w:top w:val="none" w:sz="0" w:space="0" w:color="auto"/>
                <w:left w:val="none" w:sz="0" w:space="0" w:color="auto"/>
                <w:bottom w:val="none" w:sz="0" w:space="0" w:color="auto"/>
                <w:right w:val="none" w:sz="0" w:space="0" w:color="auto"/>
              </w:divBdr>
            </w:div>
            <w:div w:id="729305281">
              <w:marLeft w:val="0"/>
              <w:marRight w:val="0"/>
              <w:marTop w:val="0"/>
              <w:marBottom w:val="0"/>
              <w:divBdr>
                <w:top w:val="none" w:sz="0" w:space="0" w:color="auto"/>
                <w:left w:val="none" w:sz="0" w:space="0" w:color="auto"/>
                <w:bottom w:val="none" w:sz="0" w:space="0" w:color="auto"/>
                <w:right w:val="none" w:sz="0" w:space="0" w:color="auto"/>
              </w:divBdr>
            </w:div>
            <w:div w:id="39921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638698">
      <w:bodyDiv w:val="1"/>
      <w:marLeft w:val="0"/>
      <w:marRight w:val="0"/>
      <w:marTop w:val="0"/>
      <w:marBottom w:val="0"/>
      <w:divBdr>
        <w:top w:val="none" w:sz="0" w:space="0" w:color="auto"/>
        <w:left w:val="none" w:sz="0" w:space="0" w:color="auto"/>
        <w:bottom w:val="none" w:sz="0" w:space="0" w:color="auto"/>
        <w:right w:val="none" w:sz="0" w:space="0" w:color="auto"/>
      </w:divBdr>
      <w:divsChild>
        <w:div w:id="390540903">
          <w:marLeft w:val="0"/>
          <w:marRight w:val="0"/>
          <w:marTop w:val="0"/>
          <w:marBottom w:val="0"/>
          <w:divBdr>
            <w:top w:val="none" w:sz="0" w:space="0" w:color="auto"/>
            <w:left w:val="none" w:sz="0" w:space="0" w:color="auto"/>
            <w:bottom w:val="none" w:sz="0" w:space="0" w:color="auto"/>
            <w:right w:val="none" w:sz="0" w:space="0" w:color="auto"/>
          </w:divBdr>
          <w:divsChild>
            <w:div w:id="1863661485">
              <w:marLeft w:val="0"/>
              <w:marRight w:val="0"/>
              <w:marTop w:val="0"/>
              <w:marBottom w:val="0"/>
              <w:divBdr>
                <w:top w:val="none" w:sz="0" w:space="0" w:color="auto"/>
                <w:left w:val="none" w:sz="0" w:space="0" w:color="auto"/>
                <w:bottom w:val="none" w:sz="0" w:space="0" w:color="auto"/>
                <w:right w:val="none" w:sz="0" w:space="0" w:color="auto"/>
              </w:divBdr>
            </w:div>
            <w:div w:id="1935046111">
              <w:marLeft w:val="0"/>
              <w:marRight w:val="0"/>
              <w:marTop w:val="0"/>
              <w:marBottom w:val="0"/>
              <w:divBdr>
                <w:top w:val="none" w:sz="0" w:space="0" w:color="auto"/>
                <w:left w:val="none" w:sz="0" w:space="0" w:color="auto"/>
                <w:bottom w:val="none" w:sz="0" w:space="0" w:color="auto"/>
                <w:right w:val="none" w:sz="0" w:space="0" w:color="auto"/>
              </w:divBdr>
            </w:div>
            <w:div w:id="306786960">
              <w:marLeft w:val="0"/>
              <w:marRight w:val="0"/>
              <w:marTop w:val="0"/>
              <w:marBottom w:val="0"/>
              <w:divBdr>
                <w:top w:val="none" w:sz="0" w:space="0" w:color="auto"/>
                <w:left w:val="none" w:sz="0" w:space="0" w:color="auto"/>
                <w:bottom w:val="none" w:sz="0" w:space="0" w:color="auto"/>
                <w:right w:val="none" w:sz="0" w:space="0" w:color="auto"/>
              </w:divBdr>
            </w:div>
            <w:div w:id="1193104761">
              <w:marLeft w:val="0"/>
              <w:marRight w:val="0"/>
              <w:marTop w:val="0"/>
              <w:marBottom w:val="0"/>
              <w:divBdr>
                <w:top w:val="none" w:sz="0" w:space="0" w:color="auto"/>
                <w:left w:val="none" w:sz="0" w:space="0" w:color="auto"/>
                <w:bottom w:val="none" w:sz="0" w:space="0" w:color="auto"/>
                <w:right w:val="none" w:sz="0" w:space="0" w:color="auto"/>
              </w:divBdr>
            </w:div>
            <w:div w:id="862674053">
              <w:marLeft w:val="0"/>
              <w:marRight w:val="0"/>
              <w:marTop w:val="0"/>
              <w:marBottom w:val="0"/>
              <w:divBdr>
                <w:top w:val="none" w:sz="0" w:space="0" w:color="auto"/>
                <w:left w:val="none" w:sz="0" w:space="0" w:color="auto"/>
                <w:bottom w:val="none" w:sz="0" w:space="0" w:color="auto"/>
                <w:right w:val="none" w:sz="0" w:space="0" w:color="auto"/>
              </w:divBdr>
            </w:div>
            <w:div w:id="2017998715">
              <w:marLeft w:val="0"/>
              <w:marRight w:val="0"/>
              <w:marTop w:val="0"/>
              <w:marBottom w:val="0"/>
              <w:divBdr>
                <w:top w:val="none" w:sz="0" w:space="0" w:color="auto"/>
                <w:left w:val="none" w:sz="0" w:space="0" w:color="auto"/>
                <w:bottom w:val="none" w:sz="0" w:space="0" w:color="auto"/>
                <w:right w:val="none" w:sz="0" w:space="0" w:color="auto"/>
              </w:divBdr>
            </w:div>
            <w:div w:id="94600377">
              <w:marLeft w:val="0"/>
              <w:marRight w:val="0"/>
              <w:marTop w:val="0"/>
              <w:marBottom w:val="0"/>
              <w:divBdr>
                <w:top w:val="none" w:sz="0" w:space="0" w:color="auto"/>
                <w:left w:val="none" w:sz="0" w:space="0" w:color="auto"/>
                <w:bottom w:val="none" w:sz="0" w:space="0" w:color="auto"/>
                <w:right w:val="none" w:sz="0" w:space="0" w:color="auto"/>
              </w:divBdr>
            </w:div>
            <w:div w:id="1976986975">
              <w:marLeft w:val="0"/>
              <w:marRight w:val="0"/>
              <w:marTop w:val="0"/>
              <w:marBottom w:val="0"/>
              <w:divBdr>
                <w:top w:val="none" w:sz="0" w:space="0" w:color="auto"/>
                <w:left w:val="none" w:sz="0" w:space="0" w:color="auto"/>
                <w:bottom w:val="none" w:sz="0" w:space="0" w:color="auto"/>
                <w:right w:val="none" w:sz="0" w:space="0" w:color="auto"/>
              </w:divBdr>
            </w:div>
            <w:div w:id="2116629513">
              <w:marLeft w:val="0"/>
              <w:marRight w:val="0"/>
              <w:marTop w:val="0"/>
              <w:marBottom w:val="0"/>
              <w:divBdr>
                <w:top w:val="none" w:sz="0" w:space="0" w:color="auto"/>
                <w:left w:val="none" w:sz="0" w:space="0" w:color="auto"/>
                <w:bottom w:val="none" w:sz="0" w:space="0" w:color="auto"/>
                <w:right w:val="none" w:sz="0" w:space="0" w:color="auto"/>
              </w:divBdr>
            </w:div>
            <w:div w:id="1706832265">
              <w:marLeft w:val="0"/>
              <w:marRight w:val="0"/>
              <w:marTop w:val="0"/>
              <w:marBottom w:val="0"/>
              <w:divBdr>
                <w:top w:val="none" w:sz="0" w:space="0" w:color="auto"/>
                <w:left w:val="none" w:sz="0" w:space="0" w:color="auto"/>
                <w:bottom w:val="none" w:sz="0" w:space="0" w:color="auto"/>
                <w:right w:val="none" w:sz="0" w:space="0" w:color="auto"/>
              </w:divBdr>
            </w:div>
            <w:div w:id="1857965019">
              <w:marLeft w:val="0"/>
              <w:marRight w:val="0"/>
              <w:marTop w:val="0"/>
              <w:marBottom w:val="0"/>
              <w:divBdr>
                <w:top w:val="none" w:sz="0" w:space="0" w:color="auto"/>
                <w:left w:val="none" w:sz="0" w:space="0" w:color="auto"/>
                <w:bottom w:val="none" w:sz="0" w:space="0" w:color="auto"/>
                <w:right w:val="none" w:sz="0" w:space="0" w:color="auto"/>
              </w:divBdr>
            </w:div>
            <w:div w:id="588775978">
              <w:marLeft w:val="0"/>
              <w:marRight w:val="0"/>
              <w:marTop w:val="0"/>
              <w:marBottom w:val="0"/>
              <w:divBdr>
                <w:top w:val="none" w:sz="0" w:space="0" w:color="auto"/>
                <w:left w:val="none" w:sz="0" w:space="0" w:color="auto"/>
                <w:bottom w:val="none" w:sz="0" w:space="0" w:color="auto"/>
                <w:right w:val="none" w:sz="0" w:space="0" w:color="auto"/>
              </w:divBdr>
            </w:div>
            <w:div w:id="368409447">
              <w:marLeft w:val="0"/>
              <w:marRight w:val="0"/>
              <w:marTop w:val="0"/>
              <w:marBottom w:val="0"/>
              <w:divBdr>
                <w:top w:val="none" w:sz="0" w:space="0" w:color="auto"/>
                <w:left w:val="none" w:sz="0" w:space="0" w:color="auto"/>
                <w:bottom w:val="none" w:sz="0" w:space="0" w:color="auto"/>
                <w:right w:val="none" w:sz="0" w:space="0" w:color="auto"/>
              </w:divBdr>
            </w:div>
            <w:div w:id="1205370176">
              <w:marLeft w:val="0"/>
              <w:marRight w:val="0"/>
              <w:marTop w:val="0"/>
              <w:marBottom w:val="0"/>
              <w:divBdr>
                <w:top w:val="none" w:sz="0" w:space="0" w:color="auto"/>
                <w:left w:val="none" w:sz="0" w:space="0" w:color="auto"/>
                <w:bottom w:val="none" w:sz="0" w:space="0" w:color="auto"/>
                <w:right w:val="none" w:sz="0" w:space="0" w:color="auto"/>
              </w:divBdr>
            </w:div>
            <w:div w:id="473060914">
              <w:marLeft w:val="0"/>
              <w:marRight w:val="0"/>
              <w:marTop w:val="0"/>
              <w:marBottom w:val="0"/>
              <w:divBdr>
                <w:top w:val="none" w:sz="0" w:space="0" w:color="auto"/>
                <w:left w:val="none" w:sz="0" w:space="0" w:color="auto"/>
                <w:bottom w:val="none" w:sz="0" w:space="0" w:color="auto"/>
                <w:right w:val="none" w:sz="0" w:space="0" w:color="auto"/>
              </w:divBdr>
            </w:div>
            <w:div w:id="1283999277">
              <w:marLeft w:val="0"/>
              <w:marRight w:val="0"/>
              <w:marTop w:val="0"/>
              <w:marBottom w:val="0"/>
              <w:divBdr>
                <w:top w:val="none" w:sz="0" w:space="0" w:color="auto"/>
                <w:left w:val="none" w:sz="0" w:space="0" w:color="auto"/>
                <w:bottom w:val="none" w:sz="0" w:space="0" w:color="auto"/>
                <w:right w:val="none" w:sz="0" w:space="0" w:color="auto"/>
              </w:divBdr>
            </w:div>
            <w:div w:id="1055080509">
              <w:marLeft w:val="0"/>
              <w:marRight w:val="0"/>
              <w:marTop w:val="0"/>
              <w:marBottom w:val="0"/>
              <w:divBdr>
                <w:top w:val="none" w:sz="0" w:space="0" w:color="auto"/>
                <w:left w:val="none" w:sz="0" w:space="0" w:color="auto"/>
                <w:bottom w:val="none" w:sz="0" w:space="0" w:color="auto"/>
                <w:right w:val="none" w:sz="0" w:space="0" w:color="auto"/>
              </w:divBdr>
            </w:div>
            <w:div w:id="1960062001">
              <w:marLeft w:val="0"/>
              <w:marRight w:val="0"/>
              <w:marTop w:val="0"/>
              <w:marBottom w:val="0"/>
              <w:divBdr>
                <w:top w:val="none" w:sz="0" w:space="0" w:color="auto"/>
                <w:left w:val="none" w:sz="0" w:space="0" w:color="auto"/>
                <w:bottom w:val="none" w:sz="0" w:space="0" w:color="auto"/>
                <w:right w:val="none" w:sz="0" w:space="0" w:color="auto"/>
              </w:divBdr>
            </w:div>
            <w:div w:id="1620451075">
              <w:marLeft w:val="0"/>
              <w:marRight w:val="0"/>
              <w:marTop w:val="0"/>
              <w:marBottom w:val="0"/>
              <w:divBdr>
                <w:top w:val="none" w:sz="0" w:space="0" w:color="auto"/>
                <w:left w:val="none" w:sz="0" w:space="0" w:color="auto"/>
                <w:bottom w:val="none" w:sz="0" w:space="0" w:color="auto"/>
                <w:right w:val="none" w:sz="0" w:space="0" w:color="auto"/>
              </w:divBdr>
            </w:div>
            <w:div w:id="1253200986">
              <w:marLeft w:val="0"/>
              <w:marRight w:val="0"/>
              <w:marTop w:val="0"/>
              <w:marBottom w:val="0"/>
              <w:divBdr>
                <w:top w:val="none" w:sz="0" w:space="0" w:color="auto"/>
                <w:left w:val="none" w:sz="0" w:space="0" w:color="auto"/>
                <w:bottom w:val="none" w:sz="0" w:space="0" w:color="auto"/>
                <w:right w:val="none" w:sz="0" w:space="0" w:color="auto"/>
              </w:divBdr>
            </w:div>
            <w:div w:id="521431733">
              <w:marLeft w:val="0"/>
              <w:marRight w:val="0"/>
              <w:marTop w:val="0"/>
              <w:marBottom w:val="0"/>
              <w:divBdr>
                <w:top w:val="none" w:sz="0" w:space="0" w:color="auto"/>
                <w:left w:val="none" w:sz="0" w:space="0" w:color="auto"/>
                <w:bottom w:val="none" w:sz="0" w:space="0" w:color="auto"/>
                <w:right w:val="none" w:sz="0" w:space="0" w:color="auto"/>
              </w:divBdr>
            </w:div>
            <w:div w:id="1011371999">
              <w:marLeft w:val="0"/>
              <w:marRight w:val="0"/>
              <w:marTop w:val="0"/>
              <w:marBottom w:val="0"/>
              <w:divBdr>
                <w:top w:val="none" w:sz="0" w:space="0" w:color="auto"/>
                <w:left w:val="none" w:sz="0" w:space="0" w:color="auto"/>
                <w:bottom w:val="none" w:sz="0" w:space="0" w:color="auto"/>
                <w:right w:val="none" w:sz="0" w:space="0" w:color="auto"/>
              </w:divBdr>
            </w:div>
            <w:div w:id="1289779621">
              <w:marLeft w:val="0"/>
              <w:marRight w:val="0"/>
              <w:marTop w:val="0"/>
              <w:marBottom w:val="0"/>
              <w:divBdr>
                <w:top w:val="none" w:sz="0" w:space="0" w:color="auto"/>
                <w:left w:val="none" w:sz="0" w:space="0" w:color="auto"/>
                <w:bottom w:val="none" w:sz="0" w:space="0" w:color="auto"/>
                <w:right w:val="none" w:sz="0" w:space="0" w:color="auto"/>
              </w:divBdr>
            </w:div>
            <w:div w:id="1820682147">
              <w:marLeft w:val="0"/>
              <w:marRight w:val="0"/>
              <w:marTop w:val="0"/>
              <w:marBottom w:val="0"/>
              <w:divBdr>
                <w:top w:val="none" w:sz="0" w:space="0" w:color="auto"/>
                <w:left w:val="none" w:sz="0" w:space="0" w:color="auto"/>
                <w:bottom w:val="none" w:sz="0" w:space="0" w:color="auto"/>
                <w:right w:val="none" w:sz="0" w:space="0" w:color="auto"/>
              </w:divBdr>
            </w:div>
            <w:div w:id="107283095">
              <w:marLeft w:val="0"/>
              <w:marRight w:val="0"/>
              <w:marTop w:val="0"/>
              <w:marBottom w:val="0"/>
              <w:divBdr>
                <w:top w:val="none" w:sz="0" w:space="0" w:color="auto"/>
                <w:left w:val="none" w:sz="0" w:space="0" w:color="auto"/>
                <w:bottom w:val="none" w:sz="0" w:space="0" w:color="auto"/>
                <w:right w:val="none" w:sz="0" w:space="0" w:color="auto"/>
              </w:divBdr>
            </w:div>
            <w:div w:id="1904638376">
              <w:marLeft w:val="0"/>
              <w:marRight w:val="0"/>
              <w:marTop w:val="0"/>
              <w:marBottom w:val="0"/>
              <w:divBdr>
                <w:top w:val="none" w:sz="0" w:space="0" w:color="auto"/>
                <w:left w:val="none" w:sz="0" w:space="0" w:color="auto"/>
                <w:bottom w:val="none" w:sz="0" w:space="0" w:color="auto"/>
                <w:right w:val="none" w:sz="0" w:space="0" w:color="auto"/>
              </w:divBdr>
            </w:div>
            <w:div w:id="1467816293">
              <w:marLeft w:val="0"/>
              <w:marRight w:val="0"/>
              <w:marTop w:val="0"/>
              <w:marBottom w:val="0"/>
              <w:divBdr>
                <w:top w:val="none" w:sz="0" w:space="0" w:color="auto"/>
                <w:left w:val="none" w:sz="0" w:space="0" w:color="auto"/>
                <w:bottom w:val="none" w:sz="0" w:space="0" w:color="auto"/>
                <w:right w:val="none" w:sz="0" w:space="0" w:color="auto"/>
              </w:divBdr>
            </w:div>
            <w:div w:id="1123117856">
              <w:marLeft w:val="0"/>
              <w:marRight w:val="0"/>
              <w:marTop w:val="0"/>
              <w:marBottom w:val="0"/>
              <w:divBdr>
                <w:top w:val="none" w:sz="0" w:space="0" w:color="auto"/>
                <w:left w:val="none" w:sz="0" w:space="0" w:color="auto"/>
                <w:bottom w:val="none" w:sz="0" w:space="0" w:color="auto"/>
                <w:right w:val="none" w:sz="0" w:space="0" w:color="auto"/>
              </w:divBdr>
            </w:div>
            <w:div w:id="1391467046">
              <w:marLeft w:val="0"/>
              <w:marRight w:val="0"/>
              <w:marTop w:val="0"/>
              <w:marBottom w:val="0"/>
              <w:divBdr>
                <w:top w:val="none" w:sz="0" w:space="0" w:color="auto"/>
                <w:left w:val="none" w:sz="0" w:space="0" w:color="auto"/>
                <w:bottom w:val="none" w:sz="0" w:space="0" w:color="auto"/>
                <w:right w:val="none" w:sz="0" w:space="0" w:color="auto"/>
              </w:divBdr>
            </w:div>
            <w:div w:id="699550224">
              <w:marLeft w:val="0"/>
              <w:marRight w:val="0"/>
              <w:marTop w:val="0"/>
              <w:marBottom w:val="0"/>
              <w:divBdr>
                <w:top w:val="none" w:sz="0" w:space="0" w:color="auto"/>
                <w:left w:val="none" w:sz="0" w:space="0" w:color="auto"/>
                <w:bottom w:val="none" w:sz="0" w:space="0" w:color="auto"/>
                <w:right w:val="none" w:sz="0" w:space="0" w:color="auto"/>
              </w:divBdr>
            </w:div>
            <w:div w:id="1744910476">
              <w:marLeft w:val="0"/>
              <w:marRight w:val="0"/>
              <w:marTop w:val="0"/>
              <w:marBottom w:val="0"/>
              <w:divBdr>
                <w:top w:val="none" w:sz="0" w:space="0" w:color="auto"/>
                <w:left w:val="none" w:sz="0" w:space="0" w:color="auto"/>
                <w:bottom w:val="none" w:sz="0" w:space="0" w:color="auto"/>
                <w:right w:val="none" w:sz="0" w:space="0" w:color="auto"/>
              </w:divBdr>
            </w:div>
            <w:div w:id="1816533648">
              <w:marLeft w:val="0"/>
              <w:marRight w:val="0"/>
              <w:marTop w:val="0"/>
              <w:marBottom w:val="0"/>
              <w:divBdr>
                <w:top w:val="none" w:sz="0" w:space="0" w:color="auto"/>
                <w:left w:val="none" w:sz="0" w:space="0" w:color="auto"/>
                <w:bottom w:val="none" w:sz="0" w:space="0" w:color="auto"/>
                <w:right w:val="none" w:sz="0" w:space="0" w:color="auto"/>
              </w:divBdr>
            </w:div>
            <w:div w:id="94403193">
              <w:marLeft w:val="0"/>
              <w:marRight w:val="0"/>
              <w:marTop w:val="0"/>
              <w:marBottom w:val="0"/>
              <w:divBdr>
                <w:top w:val="none" w:sz="0" w:space="0" w:color="auto"/>
                <w:left w:val="none" w:sz="0" w:space="0" w:color="auto"/>
                <w:bottom w:val="none" w:sz="0" w:space="0" w:color="auto"/>
                <w:right w:val="none" w:sz="0" w:space="0" w:color="auto"/>
              </w:divBdr>
            </w:div>
            <w:div w:id="407773695">
              <w:marLeft w:val="0"/>
              <w:marRight w:val="0"/>
              <w:marTop w:val="0"/>
              <w:marBottom w:val="0"/>
              <w:divBdr>
                <w:top w:val="none" w:sz="0" w:space="0" w:color="auto"/>
                <w:left w:val="none" w:sz="0" w:space="0" w:color="auto"/>
                <w:bottom w:val="none" w:sz="0" w:space="0" w:color="auto"/>
                <w:right w:val="none" w:sz="0" w:space="0" w:color="auto"/>
              </w:divBdr>
            </w:div>
            <w:div w:id="912861001">
              <w:marLeft w:val="0"/>
              <w:marRight w:val="0"/>
              <w:marTop w:val="0"/>
              <w:marBottom w:val="0"/>
              <w:divBdr>
                <w:top w:val="none" w:sz="0" w:space="0" w:color="auto"/>
                <w:left w:val="none" w:sz="0" w:space="0" w:color="auto"/>
                <w:bottom w:val="none" w:sz="0" w:space="0" w:color="auto"/>
                <w:right w:val="none" w:sz="0" w:space="0" w:color="auto"/>
              </w:divBdr>
            </w:div>
            <w:div w:id="622813113">
              <w:marLeft w:val="0"/>
              <w:marRight w:val="0"/>
              <w:marTop w:val="0"/>
              <w:marBottom w:val="0"/>
              <w:divBdr>
                <w:top w:val="none" w:sz="0" w:space="0" w:color="auto"/>
                <w:left w:val="none" w:sz="0" w:space="0" w:color="auto"/>
                <w:bottom w:val="none" w:sz="0" w:space="0" w:color="auto"/>
                <w:right w:val="none" w:sz="0" w:space="0" w:color="auto"/>
              </w:divBdr>
            </w:div>
            <w:div w:id="1734738526">
              <w:marLeft w:val="0"/>
              <w:marRight w:val="0"/>
              <w:marTop w:val="0"/>
              <w:marBottom w:val="0"/>
              <w:divBdr>
                <w:top w:val="none" w:sz="0" w:space="0" w:color="auto"/>
                <w:left w:val="none" w:sz="0" w:space="0" w:color="auto"/>
                <w:bottom w:val="none" w:sz="0" w:space="0" w:color="auto"/>
                <w:right w:val="none" w:sz="0" w:space="0" w:color="auto"/>
              </w:divBdr>
            </w:div>
            <w:div w:id="1231497288">
              <w:marLeft w:val="0"/>
              <w:marRight w:val="0"/>
              <w:marTop w:val="0"/>
              <w:marBottom w:val="0"/>
              <w:divBdr>
                <w:top w:val="none" w:sz="0" w:space="0" w:color="auto"/>
                <w:left w:val="none" w:sz="0" w:space="0" w:color="auto"/>
                <w:bottom w:val="none" w:sz="0" w:space="0" w:color="auto"/>
                <w:right w:val="none" w:sz="0" w:space="0" w:color="auto"/>
              </w:divBdr>
            </w:div>
            <w:div w:id="1949924892">
              <w:marLeft w:val="0"/>
              <w:marRight w:val="0"/>
              <w:marTop w:val="0"/>
              <w:marBottom w:val="0"/>
              <w:divBdr>
                <w:top w:val="none" w:sz="0" w:space="0" w:color="auto"/>
                <w:left w:val="none" w:sz="0" w:space="0" w:color="auto"/>
                <w:bottom w:val="none" w:sz="0" w:space="0" w:color="auto"/>
                <w:right w:val="none" w:sz="0" w:space="0" w:color="auto"/>
              </w:divBdr>
            </w:div>
            <w:div w:id="399643746">
              <w:marLeft w:val="0"/>
              <w:marRight w:val="0"/>
              <w:marTop w:val="0"/>
              <w:marBottom w:val="0"/>
              <w:divBdr>
                <w:top w:val="none" w:sz="0" w:space="0" w:color="auto"/>
                <w:left w:val="none" w:sz="0" w:space="0" w:color="auto"/>
                <w:bottom w:val="none" w:sz="0" w:space="0" w:color="auto"/>
                <w:right w:val="none" w:sz="0" w:space="0" w:color="auto"/>
              </w:divBdr>
            </w:div>
            <w:div w:id="184752376">
              <w:marLeft w:val="0"/>
              <w:marRight w:val="0"/>
              <w:marTop w:val="0"/>
              <w:marBottom w:val="0"/>
              <w:divBdr>
                <w:top w:val="none" w:sz="0" w:space="0" w:color="auto"/>
                <w:left w:val="none" w:sz="0" w:space="0" w:color="auto"/>
                <w:bottom w:val="none" w:sz="0" w:space="0" w:color="auto"/>
                <w:right w:val="none" w:sz="0" w:space="0" w:color="auto"/>
              </w:divBdr>
            </w:div>
            <w:div w:id="1670521115">
              <w:marLeft w:val="0"/>
              <w:marRight w:val="0"/>
              <w:marTop w:val="0"/>
              <w:marBottom w:val="0"/>
              <w:divBdr>
                <w:top w:val="none" w:sz="0" w:space="0" w:color="auto"/>
                <w:left w:val="none" w:sz="0" w:space="0" w:color="auto"/>
                <w:bottom w:val="none" w:sz="0" w:space="0" w:color="auto"/>
                <w:right w:val="none" w:sz="0" w:space="0" w:color="auto"/>
              </w:divBdr>
            </w:div>
            <w:div w:id="607352078">
              <w:marLeft w:val="0"/>
              <w:marRight w:val="0"/>
              <w:marTop w:val="0"/>
              <w:marBottom w:val="0"/>
              <w:divBdr>
                <w:top w:val="none" w:sz="0" w:space="0" w:color="auto"/>
                <w:left w:val="none" w:sz="0" w:space="0" w:color="auto"/>
                <w:bottom w:val="none" w:sz="0" w:space="0" w:color="auto"/>
                <w:right w:val="none" w:sz="0" w:space="0" w:color="auto"/>
              </w:divBdr>
            </w:div>
            <w:div w:id="936597915">
              <w:marLeft w:val="0"/>
              <w:marRight w:val="0"/>
              <w:marTop w:val="0"/>
              <w:marBottom w:val="0"/>
              <w:divBdr>
                <w:top w:val="none" w:sz="0" w:space="0" w:color="auto"/>
                <w:left w:val="none" w:sz="0" w:space="0" w:color="auto"/>
                <w:bottom w:val="none" w:sz="0" w:space="0" w:color="auto"/>
                <w:right w:val="none" w:sz="0" w:space="0" w:color="auto"/>
              </w:divBdr>
            </w:div>
            <w:div w:id="931276321">
              <w:marLeft w:val="0"/>
              <w:marRight w:val="0"/>
              <w:marTop w:val="0"/>
              <w:marBottom w:val="0"/>
              <w:divBdr>
                <w:top w:val="none" w:sz="0" w:space="0" w:color="auto"/>
                <w:left w:val="none" w:sz="0" w:space="0" w:color="auto"/>
                <w:bottom w:val="none" w:sz="0" w:space="0" w:color="auto"/>
                <w:right w:val="none" w:sz="0" w:space="0" w:color="auto"/>
              </w:divBdr>
            </w:div>
            <w:div w:id="1269653864">
              <w:marLeft w:val="0"/>
              <w:marRight w:val="0"/>
              <w:marTop w:val="0"/>
              <w:marBottom w:val="0"/>
              <w:divBdr>
                <w:top w:val="none" w:sz="0" w:space="0" w:color="auto"/>
                <w:left w:val="none" w:sz="0" w:space="0" w:color="auto"/>
                <w:bottom w:val="none" w:sz="0" w:space="0" w:color="auto"/>
                <w:right w:val="none" w:sz="0" w:space="0" w:color="auto"/>
              </w:divBdr>
            </w:div>
            <w:div w:id="1929384704">
              <w:marLeft w:val="0"/>
              <w:marRight w:val="0"/>
              <w:marTop w:val="0"/>
              <w:marBottom w:val="0"/>
              <w:divBdr>
                <w:top w:val="none" w:sz="0" w:space="0" w:color="auto"/>
                <w:left w:val="none" w:sz="0" w:space="0" w:color="auto"/>
                <w:bottom w:val="none" w:sz="0" w:space="0" w:color="auto"/>
                <w:right w:val="none" w:sz="0" w:space="0" w:color="auto"/>
              </w:divBdr>
            </w:div>
            <w:div w:id="62604554">
              <w:marLeft w:val="0"/>
              <w:marRight w:val="0"/>
              <w:marTop w:val="0"/>
              <w:marBottom w:val="0"/>
              <w:divBdr>
                <w:top w:val="none" w:sz="0" w:space="0" w:color="auto"/>
                <w:left w:val="none" w:sz="0" w:space="0" w:color="auto"/>
                <w:bottom w:val="none" w:sz="0" w:space="0" w:color="auto"/>
                <w:right w:val="none" w:sz="0" w:space="0" w:color="auto"/>
              </w:divBdr>
            </w:div>
            <w:div w:id="473909123">
              <w:marLeft w:val="0"/>
              <w:marRight w:val="0"/>
              <w:marTop w:val="0"/>
              <w:marBottom w:val="0"/>
              <w:divBdr>
                <w:top w:val="none" w:sz="0" w:space="0" w:color="auto"/>
                <w:left w:val="none" w:sz="0" w:space="0" w:color="auto"/>
                <w:bottom w:val="none" w:sz="0" w:space="0" w:color="auto"/>
                <w:right w:val="none" w:sz="0" w:space="0" w:color="auto"/>
              </w:divBdr>
            </w:div>
            <w:div w:id="479343051">
              <w:marLeft w:val="0"/>
              <w:marRight w:val="0"/>
              <w:marTop w:val="0"/>
              <w:marBottom w:val="0"/>
              <w:divBdr>
                <w:top w:val="none" w:sz="0" w:space="0" w:color="auto"/>
                <w:left w:val="none" w:sz="0" w:space="0" w:color="auto"/>
                <w:bottom w:val="none" w:sz="0" w:space="0" w:color="auto"/>
                <w:right w:val="none" w:sz="0" w:space="0" w:color="auto"/>
              </w:divBdr>
            </w:div>
            <w:div w:id="1112015326">
              <w:marLeft w:val="0"/>
              <w:marRight w:val="0"/>
              <w:marTop w:val="0"/>
              <w:marBottom w:val="0"/>
              <w:divBdr>
                <w:top w:val="none" w:sz="0" w:space="0" w:color="auto"/>
                <w:left w:val="none" w:sz="0" w:space="0" w:color="auto"/>
                <w:bottom w:val="none" w:sz="0" w:space="0" w:color="auto"/>
                <w:right w:val="none" w:sz="0" w:space="0" w:color="auto"/>
              </w:divBdr>
            </w:div>
            <w:div w:id="642850615">
              <w:marLeft w:val="0"/>
              <w:marRight w:val="0"/>
              <w:marTop w:val="0"/>
              <w:marBottom w:val="0"/>
              <w:divBdr>
                <w:top w:val="none" w:sz="0" w:space="0" w:color="auto"/>
                <w:left w:val="none" w:sz="0" w:space="0" w:color="auto"/>
                <w:bottom w:val="none" w:sz="0" w:space="0" w:color="auto"/>
                <w:right w:val="none" w:sz="0" w:space="0" w:color="auto"/>
              </w:divBdr>
            </w:div>
            <w:div w:id="131139290">
              <w:marLeft w:val="0"/>
              <w:marRight w:val="0"/>
              <w:marTop w:val="0"/>
              <w:marBottom w:val="0"/>
              <w:divBdr>
                <w:top w:val="none" w:sz="0" w:space="0" w:color="auto"/>
                <w:left w:val="none" w:sz="0" w:space="0" w:color="auto"/>
                <w:bottom w:val="none" w:sz="0" w:space="0" w:color="auto"/>
                <w:right w:val="none" w:sz="0" w:space="0" w:color="auto"/>
              </w:divBdr>
            </w:div>
            <w:div w:id="1367483221">
              <w:marLeft w:val="0"/>
              <w:marRight w:val="0"/>
              <w:marTop w:val="0"/>
              <w:marBottom w:val="0"/>
              <w:divBdr>
                <w:top w:val="none" w:sz="0" w:space="0" w:color="auto"/>
                <w:left w:val="none" w:sz="0" w:space="0" w:color="auto"/>
                <w:bottom w:val="none" w:sz="0" w:space="0" w:color="auto"/>
                <w:right w:val="none" w:sz="0" w:space="0" w:color="auto"/>
              </w:divBdr>
            </w:div>
            <w:div w:id="1961643347">
              <w:marLeft w:val="0"/>
              <w:marRight w:val="0"/>
              <w:marTop w:val="0"/>
              <w:marBottom w:val="0"/>
              <w:divBdr>
                <w:top w:val="none" w:sz="0" w:space="0" w:color="auto"/>
                <w:left w:val="none" w:sz="0" w:space="0" w:color="auto"/>
                <w:bottom w:val="none" w:sz="0" w:space="0" w:color="auto"/>
                <w:right w:val="none" w:sz="0" w:space="0" w:color="auto"/>
              </w:divBdr>
            </w:div>
            <w:div w:id="2044747566">
              <w:marLeft w:val="0"/>
              <w:marRight w:val="0"/>
              <w:marTop w:val="0"/>
              <w:marBottom w:val="0"/>
              <w:divBdr>
                <w:top w:val="none" w:sz="0" w:space="0" w:color="auto"/>
                <w:left w:val="none" w:sz="0" w:space="0" w:color="auto"/>
                <w:bottom w:val="none" w:sz="0" w:space="0" w:color="auto"/>
                <w:right w:val="none" w:sz="0" w:space="0" w:color="auto"/>
              </w:divBdr>
            </w:div>
            <w:div w:id="442775055">
              <w:marLeft w:val="0"/>
              <w:marRight w:val="0"/>
              <w:marTop w:val="0"/>
              <w:marBottom w:val="0"/>
              <w:divBdr>
                <w:top w:val="none" w:sz="0" w:space="0" w:color="auto"/>
                <w:left w:val="none" w:sz="0" w:space="0" w:color="auto"/>
                <w:bottom w:val="none" w:sz="0" w:space="0" w:color="auto"/>
                <w:right w:val="none" w:sz="0" w:space="0" w:color="auto"/>
              </w:divBdr>
            </w:div>
            <w:div w:id="2058310874">
              <w:marLeft w:val="0"/>
              <w:marRight w:val="0"/>
              <w:marTop w:val="0"/>
              <w:marBottom w:val="0"/>
              <w:divBdr>
                <w:top w:val="none" w:sz="0" w:space="0" w:color="auto"/>
                <w:left w:val="none" w:sz="0" w:space="0" w:color="auto"/>
                <w:bottom w:val="none" w:sz="0" w:space="0" w:color="auto"/>
                <w:right w:val="none" w:sz="0" w:space="0" w:color="auto"/>
              </w:divBdr>
            </w:div>
            <w:div w:id="1536305409">
              <w:marLeft w:val="0"/>
              <w:marRight w:val="0"/>
              <w:marTop w:val="0"/>
              <w:marBottom w:val="0"/>
              <w:divBdr>
                <w:top w:val="none" w:sz="0" w:space="0" w:color="auto"/>
                <w:left w:val="none" w:sz="0" w:space="0" w:color="auto"/>
                <w:bottom w:val="none" w:sz="0" w:space="0" w:color="auto"/>
                <w:right w:val="none" w:sz="0" w:space="0" w:color="auto"/>
              </w:divBdr>
            </w:div>
            <w:div w:id="630137947">
              <w:marLeft w:val="0"/>
              <w:marRight w:val="0"/>
              <w:marTop w:val="0"/>
              <w:marBottom w:val="0"/>
              <w:divBdr>
                <w:top w:val="none" w:sz="0" w:space="0" w:color="auto"/>
                <w:left w:val="none" w:sz="0" w:space="0" w:color="auto"/>
                <w:bottom w:val="none" w:sz="0" w:space="0" w:color="auto"/>
                <w:right w:val="none" w:sz="0" w:space="0" w:color="auto"/>
              </w:divBdr>
            </w:div>
            <w:div w:id="1345480408">
              <w:marLeft w:val="0"/>
              <w:marRight w:val="0"/>
              <w:marTop w:val="0"/>
              <w:marBottom w:val="0"/>
              <w:divBdr>
                <w:top w:val="none" w:sz="0" w:space="0" w:color="auto"/>
                <w:left w:val="none" w:sz="0" w:space="0" w:color="auto"/>
                <w:bottom w:val="none" w:sz="0" w:space="0" w:color="auto"/>
                <w:right w:val="none" w:sz="0" w:space="0" w:color="auto"/>
              </w:divBdr>
            </w:div>
            <w:div w:id="497968583">
              <w:marLeft w:val="0"/>
              <w:marRight w:val="0"/>
              <w:marTop w:val="0"/>
              <w:marBottom w:val="0"/>
              <w:divBdr>
                <w:top w:val="none" w:sz="0" w:space="0" w:color="auto"/>
                <w:left w:val="none" w:sz="0" w:space="0" w:color="auto"/>
                <w:bottom w:val="none" w:sz="0" w:space="0" w:color="auto"/>
                <w:right w:val="none" w:sz="0" w:space="0" w:color="auto"/>
              </w:divBdr>
            </w:div>
            <w:div w:id="958680396">
              <w:marLeft w:val="0"/>
              <w:marRight w:val="0"/>
              <w:marTop w:val="0"/>
              <w:marBottom w:val="0"/>
              <w:divBdr>
                <w:top w:val="none" w:sz="0" w:space="0" w:color="auto"/>
                <w:left w:val="none" w:sz="0" w:space="0" w:color="auto"/>
                <w:bottom w:val="none" w:sz="0" w:space="0" w:color="auto"/>
                <w:right w:val="none" w:sz="0" w:space="0" w:color="auto"/>
              </w:divBdr>
            </w:div>
            <w:div w:id="1812943120">
              <w:marLeft w:val="0"/>
              <w:marRight w:val="0"/>
              <w:marTop w:val="0"/>
              <w:marBottom w:val="0"/>
              <w:divBdr>
                <w:top w:val="none" w:sz="0" w:space="0" w:color="auto"/>
                <w:left w:val="none" w:sz="0" w:space="0" w:color="auto"/>
                <w:bottom w:val="none" w:sz="0" w:space="0" w:color="auto"/>
                <w:right w:val="none" w:sz="0" w:space="0" w:color="auto"/>
              </w:divBdr>
            </w:div>
            <w:div w:id="2122530987">
              <w:marLeft w:val="0"/>
              <w:marRight w:val="0"/>
              <w:marTop w:val="0"/>
              <w:marBottom w:val="0"/>
              <w:divBdr>
                <w:top w:val="none" w:sz="0" w:space="0" w:color="auto"/>
                <w:left w:val="none" w:sz="0" w:space="0" w:color="auto"/>
                <w:bottom w:val="none" w:sz="0" w:space="0" w:color="auto"/>
                <w:right w:val="none" w:sz="0" w:space="0" w:color="auto"/>
              </w:divBdr>
            </w:div>
            <w:div w:id="1828403501">
              <w:marLeft w:val="0"/>
              <w:marRight w:val="0"/>
              <w:marTop w:val="0"/>
              <w:marBottom w:val="0"/>
              <w:divBdr>
                <w:top w:val="none" w:sz="0" w:space="0" w:color="auto"/>
                <w:left w:val="none" w:sz="0" w:space="0" w:color="auto"/>
                <w:bottom w:val="none" w:sz="0" w:space="0" w:color="auto"/>
                <w:right w:val="none" w:sz="0" w:space="0" w:color="auto"/>
              </w:divBdr>
            </w:div>
            <w:div w:id="2100787329">
              <w:marLeft w:val="0"/>
              <w:marRight w:val="0"/>
              <w:marTop w:val="0"/>
              <w:marBottom w:val="0"/>
              <w:divBdr>
                <w:top w:val="none" w:sz="0" w:space="0" w:color="auto"/>
                <w:left w:val="none" w:sz="0" w:space="0" w:color="auto"/>
                <w:bottom w:val="none" w:sz="0" w:space="0" w:color="auto"/>
                <w:right w:val="none" w:sz="0" w:space="0" w:color="auto"/>
              </w:divBdr>
            </w:div>
            <w:div w:id="657538447">
              <w:marLeft w:val="0"/>
              <w:marRight w:val="0"/>
              <w:marTop w:val="0"/>
              <w:marBottom w:val="0"/>
              <w:divBdr>
                <w:top w:val="none" w:sz="0" w:space="0" w:color="auto"/>
                <w:left w:val="none" w:sz="0" w:space="0" w:color="auto"/>
                <w:bottom w:val="none" w:sz="0" w:space="0" w:color="auto"/>
                <w:right w:val="none" w:sz="0" w:space="0" w:color="auto"/>
              </w:divBdr>
            </w:div>
            <w:div w:id="608581889">
              <w:marLeft w:val="0"/>
              <w:marRight w:val="0"/>
              <w:marTop w:val="0"/>
              <w:marBottom w:val="0"/>
              <w:divBdr>
                <w:top w:val="none" w:sz="0" w:space="0" w:color="auto"/>
                <w:left w:val="none" w:sz="0" w:space="0" w:color="auto"/>
                <w:bottom w:val="none" w:sz="0" w:space="0" w:color="auto"/>
                <w:right w:val="none" w:sz="0" w:space="0" w:color="auto"/>
              </w:divBdr>
            </w:div>
            <w:div w:id="1872063870">
              <w:marLeft w:val="0"/>
              <w:marRight w:val="0"/>
              <w:marTop w:val="0"/>
              <w:marBottom w:val="0"/>
              <w:divBdr>
                <w:top w:val="none" w:sz="0" w:space="0" w:color="auto"/>
                <w:left w:val="none" w:sz="0" w:space="0" w:color="auto"/>
                <w:bottom w:val="none" w:sz="0" w:space="0" w:color="auto"/>
                <w:right w:val="none" w:sz="0" w:space="0" w:color="auto"/>
              </w:divBdr>
            </w:div>
            <w:div w:id="884175907">
              <w:marLeft w:val="0"/>
              <w:marRight w:val="0"/>
              <w:marTop w:val="0"/>
              <w:marBottom w:val="0"/>
              <w:divBdr>
                <w:top w:val="none" w:sz="0" w:space="0" w:color="auto"/>
                <w:left w:val="none" w:sz="0" w:space="0" w:color="auto"/>
                <w:bottom w:val="none" w:sz="0" w:space="0" w:color="auto"/>
                <w:right w:val="none" w:sz="0" w:space="0" w:color="auto"/>
              </w:divBdr>
            </w:div>
            <w:div w:id="486211893">
              <w:marLeft w:val="0"/>
              <w:marRight w:val="0"/>
              <w:marTop w:val="0"/>
              <w:marBottom w:val="0"/>
              <w:divBdr>
                <w:top w:val="none" w:sz="0" w:space="0" w:color="auto"/>
                <w:left w:val="none" w:sz="0" w:space="0" w:color="auto"/>
                <w:bottom w:val="none" w:sz="0" w:space="0" w:color="auto"/>
                <w:right w:val="none" w:sz="0" w:space="0" w:color="auto"/>
              </w:divBdr>
            </w:div>
            <w:div w:id="1770806586">
              <w:marLeft w:val="0"/>
              <w:marRight w:val="0"/>
              <w:marTop w:val="0"/>
              <w:marBottom w:val="0"/>
              <w:divBdr>
                <w:top w:val="none" w:sz="0" w:space="0" w:color="auto"/>
                <w:left w:val="none" w:sz="0" w:space="0" w:color="auto"/>
                <w:bottom w:val="none" w:sz="0" w:space="0" w:color="auto"/>
                <w:right w:val="none" w:sz="0" w:space="0" w:color="auto"/>
              </w:divBdr>
            </w:div>
            <w:div w:id="793334477">
              <w:marLeft w:val="0"/>
              <w:marRight w:val="0"/>
              <w:marTop w:val="0"/>
              <w:marBottom w:val="0"/>
              <w:divBdr>
                <w:top w:val="none" w:sz="0" w:space="0" w:color="auto"/>
                <w:left w:val="none" w:sz="0" w:space="0" w:color="auto"/>
                <w:bottom w:val="none" w:sz="0" w:space="0" w:color="auto"/>
                <w:right w:val="none" w:sz="0" w:space="0" w:color="auto"/>
              </w:divBdr>
            </w:div>
            <w:div w:id="364255103">
              <w:marLeft w:val="0"/>
              <w:marRight w:val="0"/>
              <w:marTop w:val="0"/>
              <w:marBottom w:val="0"/>
              <w:divBdr>
                <w:top w:val="none" w:sz="0" w:space="0" w:color="auto"/>
                <w:left w:val="none" w:sz="0" w:space="0" w:color="auto"/>
                <w:bottom w:val="none" w:sz="0" w:space="0" w:color="auto"/>
                <w:right w:val="none" w:sz="0" w:space="0" w:color="auto"/>
              </w:divBdr>
            </w:div>
            <w:div w:id="1887906127">
              <w:marLeft w:val="0"/>
              <w:marRight w:val="0"/>
              <w:marTop w:val="0"/>
              <w:marBottom w:val="0"/>
              <w:divBdr>
                <w:top w:val="none" w:sz="0" w:space="0" w:color="auto"/>
                <w:left w:val="none" w:sz="0" w:space="0" w:color="auto"/>
                <w:bottom w:val="none" w:sz="0" w:space="0" w:color="auto"/>
                <w:right w:val="none" w:sz="0" w:space="0" w:color="auto"/>
              </w:divBdr>
            </w:div>
            <w:div w:id="1187789841">
              <w:marLeft w:val="0"/>
              <w:marRight w:val="0"/>
              <w:marTop w:val="0"/>
              <w:marBottom w:val="0"/>
              <w:divBdr>
                <w:top w:val="none" w:sz="0" w:space="0" w:color="auto"/>
                <w:left w:val="none" w:sz="0" w:space="0" w:color="auto"/>
                <w:bottom w:val="none" w:sz="0" w:space="0" w:color="auto"/>
                <w:right w:val="none" w:sz="0" w:space="0" w:color="auto"/>
              </w:divBdr>
            </w:div>
            <w:div w:id="1673952567">
              <w:marLeft w:val="0"/>
              <w:marRight w:val="0"/>
              <w:marTop w:val="0"/>
              <w:marBottom w:val="0"/>
              <w:divBdr>
                <w:top w:val="none" w:sz="0" w:space="0" w:color="auto"/>
                <w:left w:val="none" w:sz="0" w:space="0" w:color="auto"/>
                <w:bottom w:val="none" w:sz="0" w:space="0" w:color="auto"/>
                <w:right w:val="none" w:sz="0" w:space="0" w:color="auto"/>
              </w:divBdr>
            </w:div>
            <w:div w:id="1143426258">
              <w:marLeft w:val="0"/>
              <w:marRight w:val="0"/>
              <w:marTop w:val="0"/>
              <w:marBottom w:val="0"/>
              <w:divBdr>
                <w:top w:val="none" w:sz="0" w:space="0" w:color="auto"/>
                <w:left w:val="none" w:sz="0" w:space="0" w:color="auto"/>
                <w:bottom w:val="none" w:sz="0" w:space="0" w:color="auto"/>
                <w:right w:val="none" w:sz="0" w:space="0" w:color="auto"/>
              </w:divBdr>
            </w:div>
            <w:div w:id="604970017">
              <w:marLeft w:val="0"/>
              <w:marRight w:val="0"/>
              <w:marTop w:val="0"/>
              <w:marBottom w:val="0"/>
              <w:divBdr>
                <w:top w:val="none" w:sz="0" w:space="0" w:color="auto"/>
                <w:left w:val="none" w:sz="0" w:space="0" w:color="auto"/>
                <w:bottom w:val="none" w:sz="0" w:space="0" w:color="auto"/>
                <w:right w:val="none" w:sz="0" w:space="0" w:color="auto"/>
              </w:divBdr>
            </w:div>
            <w:div w:id="544755280">
              <w:marLeft w:val="0"/>
              <w:marRight w:val="0"/>
              <w:marTop w:val="0"/>
              <w:marBottom w:val="0"/>
              <w:divBdr>
                <w:top w:val="none" w:sz="0" w:space="0" w:color="auto"/>
                <w:left w:val="none" w:sz="0" w:space="0" w:color="auto"/>
                <w:bottom w:val="none" w:sz="0" w:space="0" w:color="auto"/>
                <w:right w:val="none" w:sz="0" w:space="0" w:color="auto"/>
              </w:divBdr>
            </w:div>
            <w:div w:id="1804612027">
              <w:marLeft w:val="0"/>
              <w:marRight w:val="0"/>
              <w:marTop w:val="0"/>
              <w:marBottom w:val="0"/>
              <w:divBdr>
                <w:top w:val="none" w:sz="0" w:space="0" w:color="auto"/>
                <w:left w:val="none" w:sz="0" w:space="0" w:color="auto"/>
                <w:bottom w:val="none" w:sz="0" w:space="0" w:color="auto"/>
                <w:right w:val="none" w:sz="0" w:space="0" w:color="auto"/>
              </w:divBdr>
            </w:div>
            <w:div w:id="166601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824955">
      <w:bodyDiv w:val="1"/>
      <w:marLeft w:val="0"/>
      <w:marRight w:val="0"/>
      <w:marTop w:val="0"/>
      <w:marBottom w:val="0"/>
      <w:divBdr>
        <w:top w:val="none" w:sz="0" w:space="0" w:color="auto"/>
        <w:left w:val="none" w:sz="0" w:space="0" w:color="auto"/>
        <w:bottom w:val="none" w:sz="0" w:space="0" w:color="auto"/>
        <w:right w:val="none" w:sz="0" w:space="0" w:color="auto"/>
      </w:divBdr>
      <w:divsChild>
        <w:div w:id="1041632425">
          <w:marLeft w:val="0"/>
          <w:marRight w:val="0"/>
          <w:marTop w:val="0"/>
          <w:marBottom w:val="0"/>
          <w:divBdr>
            <w:top w:val="none" w:sz="0" w:space="0" w:color="auto"/>
            <w:left w:val="none" w:sz="0" w:space="0" w:color="auto"/>
            <w:bottom w:val="none" w:sz="0" w:space="0" w:color="auto"/>
            <w:right w:val="none" w:sz="0" w:space="0" w:color="auto"/>
          </w:divBdr>
          <w:divsChild>
            <w:div w:id="886918087">
              <w:marLeft w:val="0"/>
              <w:marRight w:val="0"/>
              <w:marTop w:val="0"/>
              <w:marBottom w:val="0"/>
              <w:divBdr>
                <w:top w:val="none" w:sz="0" w:space="0" w:color="auto"/>
                <w:left w:val="none" w:sz="0" w:space="0" w:color="auto"/>
                <w:bottom w:val="none" w:sz="0" w:space="0" w:color="auto"/>
                <w:right w:val="none" w:sz="0" w:space="0" w:color="auto"/>
              </w:divBdr>
            </w:div>
            <w:div w:id="108098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121748">
      <w:bodyDiv w:val="1"/>
      <w:marLeft w:val="0"/>
      <w:marRight w:val="0"/>
      <w:marTop w:val="0"/>
      <w:marBottom w:val="0"/>
      <w:divBdr>
        <w:top w:val="none" w:sz="0" w:space="0" w:color="auto"/>
        <w:left w:val="none" w:sz="0" w:space="0" w:color="auto"/>
        <w:bottom w:val="none" w:sz="0" w:space="0" w:color="auto"/>
        <w:right w:val="none" w:sz="0" w:space="0" w:color="auto"/>
      </w:divBdr>
    </w:div>
    <w:div w:id="1653286902">
      <w:bodyDiv w:val="1"/>
      <w:marLeft w:val="0"/>
      <w:marRight w:val="0"/>
      <w:marTop w:val="0"/>
      <w:marBottom w:val="0"/>
      <w:divBdr>
        <w:top w:val="none" w:sz="0" w:space="0" w:color="auto"/>
        <w:left w:val="none" w:sz="0" w:space="0" w:color="auto"/>
        <w:bottom w:val="none" w:sz="0" w:space="0" w:color="auto"/>
        <w:right w:val="none" w:sz="0" w:space="0" w:color="auto"/>
      </w:divBdr>
      <w:divsChild>
        <w:div w:id="481311137">
          <w:marLeft w:val="0"/>
          <w:marRight w:val="0"/>
          <w:marTop w:val="0"/>
          <w:marBottom w:val="0"/>
          <w:divBdr>
            <w:top w:val="none" w:sz="0" w:space="0" w:color="auto"/>
            <w:left w:val="none" w:sz="0" w:space="0" w:color="auto"/>
            <w:bottom w:val="none" w:sz="0" w:space="0" w:color="auto"/>
            <w:right w:val="none" w:sz="0" w:space="0" w:color="auto"/>
          </w:divBdr>
          <w:divsChild>
            <w:div w:id="1359160281">
              <w:marLeft w:val="0"/>
              <w:marRight w:val="0"/>
              <w:marTop w:val="0"/>
              <w:marBottom w:val="0"/>
              <w:divBdr>
                <w:top w:val="none" w:sz="0" w:space="0" w:color="auto"/>
                <w:left w:val="none" w:sz="0" w:space="0" w:color="auto"/>
                <w:bottom w:val="none" w:sz="0" w:space="0" w:color="auto"/>
                <w:right w:val="none" w:sz="0" w:space="0" w:color="auto"/>
              </w:divBdr>
            </w:div>
            <w:div w:id="1133866210">
              <w:marLeft w:val="0"/>
              <w:marRight w:val="0"/>
              <w:marTop w:val="0"/>
              <w:marBottom w:val="0"/>
              <w:divBdr>
                <w:top w:val="none" w:sz="0" w:space="0" w:color="auto"/>
                <w:left w:val="none" w:sz="0" w:space="0" w:color="auto"/>
                <w:bottom w:val="none" w:sz="0" w:space="0" w:color="auto"/>
                <w:right w:val="none" w:sz="0" w:space="0" w:color="auto"/>
              </w:divBdr>
            </w:div>
            <w:div w:id="1061903531">
              <w:marLeft w:val="0"/>
              <w:marRight w:val="0"/>
              <w:marTop w:val="0"/>
              <w:marBottom w:val="0"/>
              <w:divBdr>
                <w:top w:val="none" w:sz="0" w:space="0" w:color="auto"/>
                <w:left w:val="none" w:sz="0" w:space="0" w:color="auto"/>
                <w:bottom w:val="none" w:sz="0" w:space="0" w:color="auto"/>
                <w:right w:val="none" w:sz="0" w:space="0" w:color="auto"/>
              </w:divBdr>
            </w:div>
            <w:div w:id="932517908">
              <w:marLeft w:val="0"/>
              <w:marRight w:val="0"/>
              <w:marTop w:val="0"/>
              <w:marBottom w:val="0"/>
              <w:divBdr>
                <w:top w:val="none" w:sz="0" w:space="0" w:color="auto"/>
                <w:left w:val="none" w:sz="0" w:space="0" w:color="auto"/>
                <w:bottom w:val="none" w:sz="0" w:space="0" w:color="auto"/>
                <w:right w:val="none" w:sz="0" w:space="0" w:color="auto"/>
              </w:divBdr>
            </w:div>
            <w:div w:id="1230768374">
              <w:marLeft w:val="0"/>
              <w:marRight w:val="0"/>
              <w:marTop w:val="0"/>
              <w:marBottom w:val="0"/>
              <w:divBdr>
                <w:top w:val="none" w:sz="0" w:space="0" w:color="auto"/>
                <w:left w:val="none" w:sz="0" w:space="0" w:color="auto"/>
                <w:bottom w:val="none" w:sz="0" w:space="0" w:color="auto"/>
                <w:right w:val="none" w:sz="0" w:space="0" w:color="auto"/>
              </w:divBdr>
            </w:div>
            <w:div w:id="1475021332">
              <w:marLeft w:val="0"/>
              <w:marRight w:val="0"/>
              <w:marTop w:val="0"/>
              <w:marBottom w:val="0"/>
              <w:divBdr>
                <w:top w:val="none" w:sz="0" w:space="0" w:color="auto"/>
                <w:left w:val="none" w:sz="0" w:space="0" w:color="auto"/>
                <w:bottom w:val="none" w:sz="0" w:space="0" w:color="auto"/>
                <w:right w:val="none" w:sz="0" w:space="0" w:color="auto"/>
              </w:divBdr>
            </w:div>
            <w:div w:id="828134931">
              <w:marLeft w:val="0"/>
              <w:marRight w:val="0"/>
              <w:marTop w:val="0"/>
              <w:marBottom w:val="0"/>
              <w:divBdr>
                <w:top w:val="none" w:sz="0" w:space="0" w:color="auto"/>
                <w:left w:val="none" w:sz="0" w:space="0" w:color="auto"/>
                <w:bottom w:val="none" w:sz="0" w:space="0" w:color="auto"/>
                <w:right w:val="none" w:sz="0" w:space="0" w:color="auto"/>
              </w:divBdr>
            </w:div>
            <w:div w:id="682321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850071">
      <w:bodyDiv w:val="1"/>
      <w:marLeft w:val="0"/>
      <w:marRight w:val="0"/>
      <w:marTop w:val="0"/>
      <w:marBottom w:val="0"/>
      <w:divBdr>
        <w:top w:val="none" w:sz="0" w:space="0" w:color="auto"/>
        <w:left w:val="none" w:sz="0" w:space="0" w:color="auto"/>
        <w:bottom w:val="none" w:sz="0" w:space="0" w:color="auto"/>
        <w:right w:val="none" w:sz="0" w:space="0" w:color="auto"/>
      </w:divBdr>
      <w:divsChild>
        <w:div w:id="97913733">
          <w:marLeft w:val="0"/>
          <w:marRight w:val="0"/>
          <w:marTop w:val="0"/>
          <w:marBottom w:val="0"/>
          <w:divBdr>
            <w:top w:val="none" w:sz="0" w:space="0" w:color="auto"/>
            <w:left w:val="none" w:sz="0" w:space="0" w:color="auto"/>
            <w:bottom w:val="none" w:sz="0" w:space="0" w:color="auto"/>
            <w:right w:val="none" w:sz="0" w:space="0" w:color="auto"/>
          </w:divBdr>
          <w:divsChild>
            <w:div w:id="1216771793">
              <w:marLeft w:val="0"/>
              <w:marRight w:val="0"/>
              <w:marTop w:val="0"/>
              <w:marBottom w:val="0"/>
              <w:divBdr>
                <w:top w:val="none" w:sz="0" w:space="0" w:color="auto"/>
                <w:left w:val="none" w:sz="0" w:space="0" w:color="auto"/>
                <w:bottom w:val="none" w:sz="0" w:space="0" w:color="auto"/>
                <w:right w:val="none" w:sz="0" w:space="0" w:color="auto"/>
              </w:divBdr>
            </w:div>
            <w:div w:id="125181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12F874-C3F4-4227-8B81-5AB927E05A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277</TotalTime>
  <Pages>8</Pages>
  <Words>3382</Words>
  <Characters>19283</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Maastricht University</Company>
  <LinksUpToDate>false</LinksUpToDate>
  <CharactersWithSpaces>22620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Gitu, Paula (DAD)</dc:creator>
  <cp:keywords/>
  <dc:description/>
  <cp:lastModifiedBy>Gitu, Paula (DAD)</cp:lastModifiedBy>
  <cp:revision>156</cp:revision>
  <dcterms:created xsi:type="dcterms:W3CDTF">2024-11-13T14:59:00Z</dcterms:created>
  <dcterms:modified xsi:type="dcterms:W3CDTF">2024-12-07T15:53:00Z</dcterms:modified>
</cp:coreProperties>
</file>