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C2C0E" w14:textId="571ABAB6" w:rsidR="0088008D" w:rsidRDefault="0088008D">
      <w:pPr>
        <w:rPr>
          <w:rFonts w:eastAsia="Times New Roman" w:cstheme="minorHAnsi"/>
          <w:color w:val="000000"/>
          <w:lang w:val="en-US" w:eastAsia="fr-BE"/>
        </w:rPr>
      </w:pPr>
      <w:r>
        <w:rPr>
          <w:rFonts w:eastAsia="Times New Roman" w:cstheme="minorHAnsi"/>
          <w:color w:val="000000"/>
          <w:lang w:val="en-US" w:eastAsia="fr-BE"/>
        </w:rPr>
        <w:t>Question</w:t>
      </w:r>
      <w:r w:rsidR="003F594C">
        <w:rPr>
          <w:rFonts w:eastAsia="Times New Roman" w:cstheme="minorHAnsi"/>
          <w:color w:val="000000"/>
          <w:lang w:val="en-US" w:eastAsia="fr-BE"/>
        </w:rPr>
        <w:t>s</w:t>
      </w:r>
      <w:r w:rsidR="00E138FB">
        <w:rPr>
          <w:rFonts w:eastAsia="Times New Roman" w:cstheme="minorHAnsi"/>
          <w:color w:val="000000"/>
          <w:lang w:val="en-US" w:eastAsia="fr-BE"/>
        </w:rPr>
        <w:t xml:space="preserve"> asked</w:t>
      </w:r>
      <w:r>
        <w:rPr>
          <w:rFonts w:eastAsia="Times New Roman" w:cstheme="minorHAnsi"/>
          <w:color w:val="000000"/>
          <w:lang w:val="en-US" w:eastAsia="fr-BE"/>
        </w:rPr>
        <w:t xml:space="preserve"> to Open AI:</w:t>
      </w:r>
    </w:p>
    <w:p w14:paraId="7F3567E4" w14:textId="77777777" w:rsidR="003F594C" w:rsidRDefault="003F594C">
      <w:pPr>
        <w:rPr>
          <w:rFonts w:eastAsia="Times New Roman" w:cstheme="minorHAnsi"/>
          <w:color w:val="000000"/>
          <w:lang w:val="en-US" w:eastAsia="fr-BE"/>
        </w:rPr>
      </w:pPr>
    </w:p>
    <w:p w14:paraId="209222F8" w14:textId="0EBB44BB" w:rsidR="0088008D" w:rsidRPr="008916DB" w:rsidRDefault="0088008D"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bookmarkStart w:id="0" w:name="_Hlk178495809"/>
      <w:r w:rsidRPr="008916DB">
        <w:rPr>
          <w:rFonts w:eastAsia="Times New Roman" w:cstheme="minorHAnsi"/>
          <w:i/>
          <w:iCs/>
          <w:color w:val="000000"/>
          <w:lang w:val="en-US" w:eastAsia="fr-BE"/>
        </w:rPr>
        <w:t xml:space="preserve">Can you help  us better define the following categories of promotional strategies and replace the examples by more relevant and common examples for Belgium and the Netherlands? </w:t>
      </w:r>
    </w:p>
    <w:p w14:paraId="41487919" w14:textId="7C85DB02" w:rsidR="003F594C" w:rsidRPr="008916DB"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8916DB">
        <w:rPr>
          <w:rFonts w:eastAsia="Times New Roman" w:cstheme="minorHAnsi"/>
          <w:i/>
          <w:iCs/>
          <w:color w:val="000000"/>
          <w:lang w:val="en-US" w:eastAsia="fr-BE"/>
        </w:rPr>
        <w:t>Are there any important promotional strategies we may have forgotten from this list?</w:t>
      </w:r>
    </w:p>
    <w:p w14:paraId="362FE31F" w14:textId="41EA814D" w:rsidR="000873E6" w:rsidRPr="008916DB" w:rsidRDefault="000873E6"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8916DB">
        <w:rPr>
          <w:rFonts w:eastAsia="Times New Roman" w:cstheme="minorHAnsi"/>
          <w:i/>
          <w:iCs/>
          <w:color w:val="000000"/>
          <w:lang w:val="en-US" w:eastAsia="fr-BE"/>
        </w:rPr>
        <w:t>Are there any categories of promotional strategies you think may be overlapping?</w:t>
      </w:r>
    </w:p>
    <w:p w14:paraId="6BC9E29B" w14:textId="0C30F509" w:rsidR="003F594C" w:rsidRPr="008916DB"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8916DB">
        <w:rPr>
          <w:rFonts w:eastAsia="Times New Roman" w:cstheme="minorHAnsi"/>
          <w:i/>
          <w:iCs/>
          <w:color w:val="000000"/>
          <w:lang w:val="en-US" w:eastAsia="fr-BE"/>
        </w:rPr>
        <w:t>Can you help  us better define the following categories of premium offers and give some examples relevant and common for Belgium and/or the Netherlands?</w:t>
      </w:r>
    </w:p>
    <w:p w14:paraId="368E7197" w14:textId="3515E637" w:rsidR="0088008D" w:rsidRPr="008916DB" w:rsidRDefault="003F594C"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8916DB">
        <w:rPr>
          <w:rFonts w:eastAsia="Times New Roman" w:cstheme="minorHAnsi"/>
          <w:i/>
          <w:iCs/>
          <w:color w:val="000000"/>
          <w:lang w:val="en-US" w:eastAsia="fr-BE"/>
        </w:rPr>
        <w:t>Are there any important premium offers we may have forgotten from this list?</w:t>
      </w:r>
    </w:p>
    <w:p w14:paraId="242DA0BA" w14:textId="7B97FEFA" w:rsidR="000873E6" w:rsidRPr="008916DB" w:rsidRDefault="000873E6" w:rsidP="008916DB">
      <w:pPr>
        <w:pStyle w:val="ListParagraph"/>
        <w:numPr>
          <w:ilvl w:val="0"/>
          <w:numId w:val="20"/>
        </w:numPr>
        <w:pBdr>
          <w:top w:val="single" w:sz="4" w:space="1" w:color="auto"/>
          <w:left w:val="single" w:sz="4" w:space="4" w:color="auto"/>
          <w:bottom w:val="single" w:sz="4" w:space="1" w:color="auto"/>
          <w:right w:val="single" w:sz="4" w:space="4" w:color="auto"/>
        </w:pBdr>
        <w:rPr>
          <w:rFonts w:eastAsia="Times New Roman" w:cstheme="minorHAnsi"/>
          <w:i/>
          <w:iCs/>
          <w:color w:val="000000"/>
          <w:lang w:val="en-US" w:eastAsia="fr-BE"/>
        </w:rPr>
      </w:pPr>
      <w:r w:rsidRPr="008916DB">
        <w:rPr>
          <w:rFonts w:eastAsia="Times New Roman" w:cstheme="minorHAnsi"/>
          <w:i/>
          <w:iCs/>
          <w:color w:val="000000"/>
          <w:lang w:val="en-US" w:eastAsia="fr-BE"/>
        </w:rPr>
        <w:t>Are there any categories of premium offers you think may be overlapping?</w:t>
      </w:r>
      <w:bookmarkEnd w:id="0"/>
    </w:p>
    <w:p w14:paraId="3AD11165" w14:textId="77777777" w:rsidR="003F594C" w:rsidRDefault="003F594C">
      <w:pPr>
        <w:rPr>
          <w:rFonts w:eastAsia="Times New Roman" w:cstheme="minorHAnsi"/>
          <w:color w:val="000000"/>
          <w:lang w:val="en-US" w:eastAsia="fr-BE"/>
        </w:rPr>
      </w:pPr>
    </w:p>
    <w:p w14:paraId="3F0677E5" w14:textId="65FA0453" w:rsidR="00602590" w:rsidRPr="003F594C" w:rsidRDefault="00602590">
      <w:pPr>
        <w:rPr>
          <w:rFonts w:eastAsia="Times New Roman" w:cstheme="minorHAnsi"/>
          <w:b/>
          <w:bCs/>
          <w:color w:val="000000"/>
          <w:lang w:val="en-US" w:eastAsia="fr-BE"/>
        </w:rPr>
      </w:pPr>
      <w:r w:rsidRPr="003F594C">
        <w:rPr>
          <w:rFonts w:eastAsia="Times New Roman" w:cstheme="minorHAnsi"/>
          <w:b/>
          <w:bCs/>
          <w:color w:val="000000"/>
          <w:lang w:val="en-US" w:eastAsia="fr-BE"/>
        </w:rPr>
        <w:t>Promotional characters</w:t>
      </w:r>
      <w:r w:rsidR="003F594C">
        <w:rPr>
          <w:rFonts w:eastAsia="Times New Roman" w:cstheme="minorHAnsi"/>
          <w:b/>
          <w:bCs/>
          <w:color w:val="000000"/>
          <w:lang w:val="en-US" w:eastAsia="fr-BE"/>
        </w:rPr>
        <w:t>/strategies</w:t>
      </w:r>
    </w:p>
    <w:p w14:paraId="035C36CB" w14:textId="77777777" w:rsidR="00602590" w:rsidRDefault="00602590">
      <w:pPr>
        <w:rPr>
          <w:rFonts w:eastAsia="Times New Roman" w:cstheme="minorHAnsi"/>
          <w:color w:val="000000"/>
          <w:lang w:val="en-US" w:eastAsia="fr-BE"/>
        </w:rPr>
      </w:pPr>
    </w:p>
    <w:p w14:paraId="60827F1F" w14:textId="13691DAE" w:rsidR="00685509" w:rsidRDefault="00602590">
      <w:pPr>
        <w:rPr>
          <w:ins w:id="1" w:author="Stefanie Vandevijvere" w:date="2024-09-29T09:31:00Z"/>
          <w:rFonts w:eastAsia="Times New Roman" w:cstheme="minorHAnsi"/>
          <w:color w:val="000000"/>
          <w:lang w:val="en-US" w:eastAsia="fr-BE"/>
        </w:rPr>
      </w:pPr>
      <w:r w:rsidRPr="00A96ECB">
        <w:rPr>
          <w:rFonts w:eastAsia="Times New Roman" w:cstheme="minorHAnsi"/>
          <w:color w:val="000000"/>
          <w:lang w:val="en-US" w:eastAsia="fr-BE"/>
        </w:rPr>
        <w:t>1 = Cartoon/Company owned character e.g. M&amp;Ms</w:t>
      </w:r>
      <w:ins w:id="2" w:author="Stefanie Vandevijvere" w:date="2024-09-29T09:27:00Z">
        <w:r w:rsidR="00DC55AA">
          <w:rPr>
            <w:rFonts w:eastAsia="Times New Roman" w:cstheme="minorHAnsi"/>
            <w:color w:val="000000"/>
            <w:lang w:val="en-US" w:eastAsia="fr-BE"/>
          </w:rPr>
          <w:t xml:space="preserve">, </w:t>
        </w:r>
        <w:r w:rsidR="00DC55AA" w:rsidRPr="00DC55AA">
          <w:rPr>
            <w:rFonts w:eastAsia="Times New Roman" w:cstheme="minorHAnsi"/>
            <w:color w:val="000000"/>
            <w:lang w:val="en-US" w:eastAsia="fr-BE"/>
          </w:rPr>
          <w:t>Dino from the Dino brand</w:t>
        </w:r>
      </w:ins>
    </w:p>
    <w:p w14:paraId="42A44B57" w14:textId="4D04B5B6" w:rsidR="003F594C" w:rsidRDefault="003F594C">
      <w:pPr>
        <w:rPr>
          <w:rFonts w:eastAsia="Times New Roman" w:cstheme="minorHAnsi"/>
          <w:color w:val="000000"/>
          <w:lang w:val="en-US" w:eastAsia="fr-BE"/>
        </w:rPr>
      </w:pPr>
      <w:ins w:id="3" w:author="Stefanie Vandevijvere" w:date="2024-09-29T09:31:00Z">
        <w:r w:rsidRPr="003F594C">
          <w:rPr>
            <w:rFonts w:eastAsia="Times New Roman" w:cstheme="minorHAnsi"/>
            <w:color w:val="000000"/>
            <w:lang w:val="en-US" w:eastAsia="fr-BE"/>
          </w:rPr>
          <w:t>Characters created specifically by a company to represent its brand, often used in advertising and product packaging. These characters help establish brand identity and engage with consumers, especially children.</w:t>
        </w:r>
      </w:ins>
    </w:p>
    <w:p w14:paraId="6D83774E" w14:textId="48BBF603" w:rsidR="00685509" w:rsidRDefault="00602590">
      <w:pPr>
        <w:rPr>
          <w:ins w:id="4" w:author="Stefanie Vandevijvere" w:date="2024-09-29T09:32:00Z"/>
          <w:rFonts w:eastAsia="Times New Roman" w:cstheme="minorHAnsi"/>
          <w:color w:val="000000"/>
          <w:lang w:val="en-US" w:eastAsia="fr-BE"/>
        </w:rPr>
      </w:pPr>
      <w:r w:rsidRPr="00A96ECB">
        <w:rPr>
          <w:rFonts w:eastAsia="Times New Roman" w:cstheme="minorHAnsi"/>
          <w:color w:val="000000"/>
          <w:lang w:val="en-US" w:eastAsia="fr-BE"/>
        </w:rPr>
        <w:t xml:space="preserve">2 = </w:t>
      </w:r>
      <w:proofErr w:type="spellStart"/>
      <w:r w:rsidRPr="00A96ECB">
        <w:rPr>
          <w:rFonts w:eastAsia="Times New Roman" w:cstheme="minorHAnsi"/>
          <w:color w:val="000000"/>
          <w:lang w:val="en-US" w:eastAsia="fr-BE"/>
        </w:rPr>
        <w:t>Licenced</w:t>
      </w:r>
      <w:proofErr w:type="spellEnd"/>
      <w:r w:rsidRPr="00A96ECB">
        <w:rPr>
          <w:rFonts w:eastAsia="Times New Roman" w:cstheme="minorHAnsi"/>
          <w:color w:val="000000"/>
          <w:lang w:val="en-US" w:eastAsia="fr-BE"/>
        </w:rPr>
        <w:t xml:space="preserve"> character e.g. </w:t>
      </w:r>
      <w:ins w:id="5" w:author="Stefanie Vandevijvere" w:date="2024-09-29T09:27:00Z">
        <w:r w:rsidR="00496F77" w:rsidRPr="005E6333">
          <w:rPr>
            <w:lang w:val="en-US"/>
          </w:rPr>
          <w:t>Miffy (</w:t>
        </w:r>
        <w:proofErr w:type="spellStart"/>
        <w:r w:rsidR="00496F77" w:rsidRPr="005E6333">
          <w:rPr>
            <w:lang w:val="en-US"/>
          </w:rPr>
          <w:t>Nijntje</w:t>
        </w:r>
        <w:proofErr w:type="spellEnd"/>
        <w:r w:rsidR="00496F77" w:rsidRPr="005E6333">
          <w:rPr>
            <w:lang w:val="en-US"/>
          </w:rPr>
          <w:t xml:space="preserve">) </w:t>
        </w:r>
      </w:ins>
      <w:del w:id="6" w:author="Stefanie Vandevijvere" w:date="2024-09-29T09:27:00Z">
        <w:r w:rsidRPr="00A96ECB" w:rsidDel="00496F77">
          <w:rPr>
            <w:rFonts w:eastAsia="Times New Roman" w:cstheme="minorHAnsi"/>
            <w:color w:val="000000"/>
            <w:lang w:val="en-US" w:eastAsia="fr-BE"/>
          </w:rPr>
          <w:delText xml:space="preserve">Dora the explorer </w:delText>
        </w:r>
      </w:del>
    </w:p>
    <w:p w14:paraId="6DD9A455" w14:textId="153A304F" w:rsidR="003F594C" w:rsidRDefault="003F594C">
      <w:pPr>
        <w:rPr>
          <w:rFonts w:eastAsia="Times New Roman" w:cstheme="minorHAnsi"/>
          <w:color w:val="000000"/>
          <w:lang w:val="en-US" w:eastAsia="fr-BE"/>
        </w:rPr>
      </w:pPr>
      <w:ins w:id="7" w:author="Stefanie Vandevijvere" w:date="2024-09-29T09:32:00Z">
        <w:r w:rsidRPr="003F594C">
          <w:rPr>
            <w:rFonts w:eastAsia="Times New Roman" w:cstheme="minorHAnsi"/>
            <w:color w:val="000000"/>
            <w:lang w:val="en-US" w:eastAsia="fr-BE"/>
          </w:rPr>
          <w:t>Well-known characters from TV shows or books that a brand pays to use in its promotions. These characters attract fans and enhance the appeal of products through their existing popularity.</w:t>
        </w:r>
      </w:ins>
    </w:p>
    <w:p w14:paraId="7121C0BE" w14:textId="745C0722" w:rsidR="00685509" w:rsidRDefault="00602590">
      <w:pPr>
        <w:rPr>
          <w:ins w:id="8" w:author="Stefanie Vandevijvere" w:date="2024-09-29T09:32:00Z"/>
          <w:rFonts w:eastAsia="Times New Roman" w:cstheme="minorHAnsi"/>
          <w:color w:val="000000"/>
          <w:lang w:val="en-US" w:eastAsia="fr-BE"/>
        </w:rPr>
      </w:pPr>
      <w:r w:rsidRPr="00A96ECB">
        <w:rPr>
          <w:rFonts w:eastAsia="Times New Roman" w:cstheme="minorHAnsi"/>
          <w:color w:val="000000"/>
          <w:lang w:val="en-US" w:eastAsia="fr-BE"/>
        </w:rPr>
        <w:t xml:space="preserve">3 = Amateur sportsperson e.g. person playing a sport </w:t>
      </w:r>
    </w:p>
    <w:p w14:paraId="098AABA6" w14:textId="431AB702" w:rsidR="003F594C" w:rsidRDefault="003F594C">
      <w:pPr>
        <w:rPr>
          <w:rFonts w:eastAsia="Times New Roman" w:cstheme="minorHAnsi"/>
          <w:color w:val="000000"/>
          <w:lang w:val="en-US" w:eastAsia="fr-BE"/>
        </w:rPr>
      </w:pPr>
      <w:ins w:id="9" w:author="Stefanie Vandevijvere" w:date="2024-09-29T09:32:00Z">
        <w:r w:rsidRPr="003F594C">
          <w:rPr>
            <w:rFonts w:eastAsia="Times New Roman" w:cstheme="minorHAnsi"/>
            <w:color w:val="000000"/>
            <w:lang w:val="en-US" w:eastAsia="fr-BE"/>
          </w:rPr>
          <w:t>Individuals who participate in sports at a non-professional level, often representing community teams or clubs. Their relatability can foster a sense of connection with local consumers and promote healthy lifestyles.</w:t>
        </w:r>
      </w:ins>
    </w:p>
    <w:p w14:paraId="1D0EF268" w14:textId="72EB9859" w:rsidR="00685509" w:rsidRDefault="00602590">
      <w:pPr>
        <w:rPr>
          <w:ins w:id="10" w:author="Stefanie Vandevijvere" w:date="2024-09-29T09:32:00Z"/>
          <w:rFonts w:eastAsia="Times New Roman" w:cstheme="minorHAnsi"/>
          <w:color w:val="000000"/>
          <w:lang w:val="en-US" w:eastAsia="fr-BE"/>
        </w:rPr>
      </w:pPr>
      <w:r w:rsidRPr="00A96ECB">
        <w:rPr>
          <w:rFonts w:eastAsia="Times New Roman" w:cstheme="minorHAnsi"/>
          <w:color w:val="000000"/>
          <w:lang w:val="en-US" w:eastAsia="fr-BE"/>
        </w:rPr>
        <w:t xml:space="preserve">4 = Celebrity (non-sports) e.g. </w:t>
      </w:r>
      <w:ins w:id="11" w:author="Stefanie Vandevijvere" w:date="2024-09-29T09:28:00Z">
        <w:r w:rsidR="005E6333" w:rsidRPr="005E6333">
          <w:rPr>
            <w:rFonts w:eastAsia="Times New Roman" w:cstheme="minorHAnsi"/>
            <w:color w:val="000000"/>
            <w:lang w:val="en-US" w:eastAsia="fr-BE"/>
          </w:rPr>
          <w:t>Jeroen Meus</w:t>
        </w:r>
      </w:ins>
      <w:del w:id="12" w:author="Stefanie Vandevijvere" w:date="2024-09-29T09:28:00Z">
        <w:r w:rsidRPr="00A96ECB" w:rsidDel="005E6333">
          <w:rPr>
            <w:rFonts w:eastAsia="Times New Roman" w:cstheme="minorHAnsi"/>
            <w:color w:val="000000"/>
            <w:lang w:val="en-US" w:eastAsia="fr-BE"/>
          </w:rPr>
          <w:delText xml:space="preserve">Jamie Oliver </w:delText>
        </w:r>
      </w:del>
    </w:p>
    <w:p w14:paraId="53407941" w14:textId="3B5644BD" w:rsidR="003F594C" w:rsidRDefault="003F594C">
      <w:pPr>
        <w:rPr>
          <w:rFonts w:eastAsia="Times New Roman" w:cstheme="minorHAnsi"/>
          <w:color w:val="000000"/>
          <w:lang w:val="en-US" w:eastAsia="fr-BE"/>
        </w:rPr>
      </w:pPr>
      <w:ins w:id="13" w:author="Stefanie Vandevijvere" w:date="2024-09-29T09:32:00Z">
        <w:r w:rsidRPr="003F594C">
          <w:rPr>
            <w:rFonts w:eastAsia="Times New Roman" w:cstheme="minorHAnsi"/>
            <w:color w:val="000000"/>
            <w:lang w:val="en-US" w:eastAsia="fr-BE"/>
          </w:rPr>
          <w:t>Well-known public figures from various fields such as entertainment, music, or literature who endorse products or brands. Their fame can significantly boost brand visibility and credibility</w:t>
        </w:r>
      </w:ins>
    </w:p>
    <w:p w14:paraId="62DDA29E" w14:textId="7797D4A8" w:rsidR="00685509" w:rsidRDefault="00602590">
      <w:pPr>
        <w:rPr>
          <w:ins w:id="14" w:author="Stefanie Vandevijvere" w:date="2024-09-29T09:33:00Z"/>
        </w:rPr>
      </w:pPr>
      <w:r w:rsidRPr="00A96ECB">
        <w:rPr>
          <w:rFonts w:eastAsia="Times New Roman" w:cstheme="minorHAnsi"/>
          <w:color w:val="000000"/>
          <w:lang w:val="en-US" w:eastAsia="fr-BE"/>
        </w:rPr>
        <w:t>5 = Movie tie-in e.g. Shrek</w:t>
      </w:r>
      <w:ins w:id="15" w:author="Stefanie Vandevijvere" w:date="2024-09-29T09:28:00Z">
        <w:r w:rsidR="005E6333">
          <w:rPr>
            <w:rFonts w:eastAsia="Times New Roman" w:cstheme="minorHAnsi"/>
            <w:color w:val="000000"/>
            <w:lang w:val="en-US" w:eastAsia="fr-BE"/>
          </w:rPr>
          <w:t>,</w:t>
        </w:r>
      </w:ins>
      <w:r w:rsidRPr="00A96ECB">
        <w:rPr>
          <w:rFonts w:eastAsia="Times New Roman" w:cstheme="minorHAnsi"/>
          <w:color w:val="000000"/>
          <w:lang w:val="en-US" w:eastAsia="fr-BE"/>
        </w:rPr>
        <w:t xml:space="preserve"> </w:t>
      </w:r>
      <w:proofErr w:type="spellStart"/>
      <w:ins w:id="16" w:author="Stefanie Vandevijvere" w:date="2024-09-29T09:28:00Z">
        <w:r w:rsidR="005E6333">
          <w:t>Frozen</w:t>
        </w:r>
        <w:proofErr w:type="spellEnd"/>
        <w:r w:rsidR="005E6333">
          <w:t xml:space="preserve"> (Disney)</w:t>
        </w:r>
      </w:ins>
    </w:p>
    <w:p w14:paraId="16C6349C" w14:textId="24707FE1" w:rsidR="003F594C" w:rsidRDefault="003F594C">
      <w:pPr>
        <w:rPr>
          <w:rFonts w:eastAsia="Times New Roman" w:cstheme="minorHAnsi"/>
          <w:color w:val="000000"/>
          <w:lang w:val="en-US" w:eastAsia="fr-BE"/>
        </w:rPr>
      </w:pPr>
      <w:ins w:id="17" w:author="Stefanie Vandevijvere" w:date="2024-09-29T09:33:00Z">
        <w:r w:rsidRPr="003F594C">
          <w:rPr>
            <w:rFonts w:eastAsia="Times New Roman" w:cstheme="minorHAnsi"/>
            <w:color w:val="000000"/>
            <w:lang w:val="en-US" w:eastAsia="fr-BE"/>
          </w:rPr>
          <w:t>Promotional strategies that align products or brands with popular films, utilizing themes, characters, or storylines from the movies to attract audiences and enhance product appeal.</w:t>
        </w:r>
      </w:ins>
    </w:p>
    <w:p w14:paraId="360F713C" w14:textId="0AE6A406" w:rsidR="00685509" w:rsidRDefault="00602590">
      <w:pPr>
        <w:rPr>
          <w:ins w:id="18" w:author="Stefanie Vandevijvere" w:date="2024-09-29T09:33:00Z"/>
          <w:rFonts w:eastAsia="Times New Roman" w:cstheme="minorHAnsi"/>
          <w:color w:val="000000"/>
          <w:lang w:val="en-US" w:eastAsia="fr-BE"/>
        </w:rPr>
      </w:pPr>
      <w:r w:rsidRPr="00A96ECB">
        <w:rPr>
          <w:rFonts w:eastAsia="Times New Roman" w:cstheme="minorHAnsi"/>
          <w:color w:val="000000"/>
          <w:lang w:val="en-US" w:eastAsia="fr-BE"/>
        </w:rPr>
        <w:t xml:space="preserve">6 = Famous sportsperson/team e.g. </w:t>
      </w:r>
      <w:del w:id="19" w:author="Stefanie Vandevijvere" w:date="2024-09-29T09:28:00Z">
        <w:r w:rsidRPr="00A96ECB" w:rsidDel="000F1B98">
          <w:rPr>
            <w:rFonts w:eastAsia="Times New Roman" w:cstheme="minorHAnsi"/>
            <w:color w:val="000000"/>
            <w:lang w:val="en-US" w:eastAsia="fr-BE"/>
          </w:rPr>
          <w:delText xml:space="preserve">All Blacks </w:delText>
        </w:r>
      </w:del>
      <w:ins w:id="20" w:author="Stefanie Vandevijvere" w:date="2024-09-29T09:28:00Z">
        <w:r w:rsidR="000F1B98">
          <w:rPr>
            <w:rFonts w:eastAsia="Times New Roman" w:cstheme="minorHAnsi"/>
            <w:color w:val="000000"/>
            <w:lang w:val="en-US" w:eastAsia="fr-BE"/>
          </w:rPr>
          <w:t xml:space="preserve">Rode </w:t>
        </w:r>
        <w:proofErr w:type="spellStart"/>
        <w:r w:rsidR="000F1B98">
          <w:rPr>
            <w:rFonts w:eastAsia="Times New Roman" w:cstheme="minorHAnsi"/>
            <w:color w:val="000000"/>
            <w:lang w:val="en-US" w:eastAsia="fr-BE"/>
          </w:rPr>
          <w:t>Duivels</w:t>
        </w:r>
        <w:proofErr w:type="spellEnd"/>
        <w:r w:rsidR="000F1B98">
          <w:rPr>
            <w:rFonts w:eastAsia="Times New Roman" w:cstheme="minorHAnsi"/>
            <w:color w:val="000000"/>
            <w:lang w:val="en-US" w:eastAsia="fr-BE"/>
          </w:rPr>
          <w:t xml:space="preserve"> (Red Devils)</w:t>
        </w:r>
      </w:ins>
    </w:p>
    <w:p w14:paraId="4D2F2005" w14:textId="4384C33D" w:rsidR="003F594C" w:rsidRDefault="003F594C">
      <w:pPr>
        <w:rPr>
          <w:rFonts w:eastAsia="Times New Roman" w:cstheme="minorHAnsi"/>
          <w:color w:val="000000"/>
          <w:lang w:val="en-US" w:eastAsia="fr-BE"/>
        </w:rPr>
      </w:pPr>
      <w:ins w:id="21" w:author="Stefanie Vandevijvere" w:date="2024-09-29T09:33:00Z">
        <w:r w:rsidRPr="003F594C">
          <w:rPr>
            <w:rFonts w:eastAsia="Times New Roman" w:cstheme="minorHAnsi"/>
            <w:color w:val="000000"/>
            <w:lang w:val="en-US" w:eastAsia="fr-BE"/>
          </w:rPr>
          <w:t>Renowned athletes or sports teams that are recognized on a national or international level. Their endorsements can lend authority and desirability to products, particularly in sports and fitness markets.</w:t>
        </w:r>
      </w:ins>
    </w:p>
    <w:p w14:paraId="5742C1E4" w14:textId="371533A7" w:rsidR="003F594C" w:rsidRDefault="003F594C">
      <w:pPr>
        <w:rPr>
          <w:rFonts w:eastAsia="Times New Roman" w:cstheme="minorHAnsi"/>
          <w:color w:val="000000"/>
          <w:lang w:val="en-US" w:eastAsia="fr-BE"/>
        </w:rPr>
      </w:pPr>
    </w:p>
    <w:p w14:paraId="436B4FC1" w14:textId="06DF80E6" w:rsidR="003F594C" w:rsidRDefault="003F594C">
      <w:pPr>
        <w:rPr>
          <w:rFonts w:eastAsia="Times New Roman" w:cstheme="minorHAnsi"/>
          <w:color w:val="000000"/>
          <w:lang w:val="en-US" w:eastAsia="fr-BE"/>
        </w:rPr>
      </w:pPr>
    </w:p>
    <w:p w14:paraId="550FE678" w14:textId="3C6CF484" w:rsidR="00685509" w:rsidRDefault="00602590">
      <w:pPr>
        <w:rPr>
          <w:ins w:id="22" w:author="Stefanie Vandevijvere" w:date="2024-09-29T09:33:00Z"/>
          <w:rFonts w:eastAsia="Times New Roman" w:cstheme="minorHAnsi"/>
          <w:color w:val="000000"/>
          <w:lang w:val="en-US" w:eastAsia="fr-BE"/>
        </w:rPr>
      </w:pPr>
      <w:r w:rsidRPr="00A96ECB">
        <w:rPr>
          <w:rFonts w:eastAsia="Times New Roman" w:cstheme="minorHAnsi"/>
          <w:color w:val="000000"/>
          <w:lang w:val="en-US" w:eastAsia="fr-BE"/>
        </w:rPr>
        <w:lastRenderedPageBreak/>
        <w:t xml:space="preserve">7 = Non-sports/historical events/festivals e.g. Christmas </w:t>
      </w:r>
    </w:p>
    <w:p w14:paraId="229235A1" w14:textId="038A1EAC" w:rsidR="003F594C" w:rsidRDefault="003F594C">
      <w:pPr>
        <w:rPr>
          <w:rFonts w:eastAsia="Times New Roman" w:cstheme="minorHAnsi"/>
          <w:color w:val="000000"/>
          <w:lang w:val="en-US" w:eastAsia="fr-BE"/>
        </w:rPr>
      </w:pPr>
      <w:ins w:id="23" w:author="Stefanie Vandevijvere" w:date="2024-09-29T09:33:00Z">
        <w:r w:rsidRPr="003F594C">
          <w:rPr>
            <w:rFonts w:eastAsia="Times New Roman" w:cstheme="minorHAnsi"/>
            <w:color w:val="000000"/>
            <w:lang w:val="en-US" w:eastAsia="fr-BE"/>
          </w:rPr>
          <w:t>Promotions tied to significant cultural events, historical anniversaries, or festivals that resonate with the target audience. These events provide a thematic backdrop for marketing campaigns and engage consumers on an emotional level.</w:t>
        </w:r>
      </w:ins>
    </w:p>
    <w:p w14:paraId="2C0CCA68" w14:textId="64C75BC3" w:rsidR="00685509" w:rsidRDefault="00602590">
      <w:pPr>
        <w:rPr>
          <w:ins w:id="24" w:author="Stefanie Vandevijvere" w:date="2024-09-29T09:33:00Z"/>
          <w:rFonts w:eastAsia="Times New Roman" w:cstheme="minorHAnsi"/>
          <w:color w:val="000000"/>
          <w:lang w:val="en-US" w:eastAsia="fr-BE"/>
        </w:rPr>
      </w:pPr>
      <w:r w:rsidRPr="00A96ECB">
        <w:rPr>
          <w:rFonts w:eastAsia="Times New Roman" w:cstheme="minorHAnsi"/>
          <w:color w:val="000000"/>
          <w:lang w:val="en-US" w:eastAsia="fr-BE"/>
        </w:rPr>
        <w:t xml:space="preserve">8a = ‘For kids’ e.g. image of a child, ‘great for school lunches’, ‘for school </w:t>
      </w:r>
      <w:proofErr w:type="spellStart"/>
      <w:r w:rsidRPr="00A96ECB">
        <w:rPr>
          <w:rFonts w:eastAsia="Times New Roman" w:cstheme="minorHAnsi"/>
          <w:color w:val="000000"/>
          <w:lang w:val="en-US" w:eastAsia="fr-BE"/>
        </w:rPr>
        <w:t>lunchboxes’</w:t>
      </w:r>
      <w:proofErr w:type="spellEnd"/>
      <w:r w:rsidRPr="00A96ECB">
        <w:rPr>
          <w:rFonts w:eastAsia="Times New Roman" w:cstheme="minorHAnsi"/>
          <w:color w:val="000000"/>
          <w:lang w:val="en-US" w:eastAsia="fr-BE"/>
        </w:rPr>
        <w:t xml:space="preserve"> </w:t>
      </w:r>
    </w:p>
    <w:p w14:paraId="4F183948" w14:textId="51F52EED" w:rsidR="003F594C" w:rsidRDefault="003F594C">
      <w:pPr>
        <w:rPr>
          <w:ins w:id="25" w:author="Stefanie Vandevijvere" w:date="2024-09-29T09:35:00Z"/>
          <w:rFonts w:eastAsia="Times New Roman" w:cstheme="minorHAnsi"/>
          <w:color w:val="000000"/>
          <w:lang w:val="en-US" w:eastAsia="fr-BE"/>
        </w:rPr>
      </w:pPr>
      <w:ins w:id="26" w:author="Stefanie Vandevijvere" w:date="2024-09-29T09:33:00Z">
        <w:r w:rsidRPr="003F594C">
          <w:rPr>
            <w:rFonts w:eastAsia="Times New Roman" w:cstheme="minorHAnsi"/>
            <w:color w:val="000000"/>
            <w:lang w:val="en-US" w:eastAsia="fr-BE"/>
          </w:rPr>
          <w:t>Marketing messages or products specifically designed for children, often emphasizing fun, safety, and nutritional value. This strategy can include bright visuals and playful language to attract young audiences.</w:t>
        </w:r>
      </w:ins>
    </w:p>
    <w:p w14:paraId="7B097097" w14:textId="77777777" w:rsidR="003F594C" w:rsidRPr="003F594C" w:rsidRDefault="003F594C" w:rsidP="003F594C">
      <w:pPr>
        <w:rPr>
          <w:ins w:id="27" w:author="Stefanie Vandevijvere" w:date="2024-09-29T09:35:00Z"/>
          <w:rFonts w:eastAsia="Times New Roman" w:cstheme="minorHAnsi"/>
          <w:color w:val="000000"/>
          <w:lang w:val="en-US" w:eastAsia="fr-BE"/>
        </w:rPr>
      </w:pPr>
      <w:ins w:id="28" w:author="Stefanie Vandevijvere" w:date="2024-09-29T09:35:00Z">
        <w:r w:rsidRPr="003F594C">
          <w:rPr>
            <w:rFonts w:eastAsia="Times New Roman" w:cstheme="minorHAnsi"/>
            <w:color w:val="000000"/>
            <w:lang w:val="en-US" w:eastAsia="fr-BE"/>
          </w:rPr>
          <w:t>Key Characteristics:</w:t>
        </w:r>
      </w:ins>
    </w:p>
    <w:p w14:paraId="63AED63B" w14:textId="77777777" w:rsidR="003F594C" w:rsidRPr="008916DB" w:rsidRDefault="003F594C" w:rsidP="008916DB">
      <w:pPr>
        <w:pStyle w:val="ListParagraph"/>
        <w:numPr>
          <w:ilvl w:val="0"/>
          <w:numId w:val="21"/>
        </w:numPr>
        <w:rPr>
          <w:ins w:id="29" w:author="Stefanie Vandevijvere" w:date="2024-09-29T09:35:00Z"/>
          <w:rFonts w:eastAsia="Times New Roman" w:cstheme="minorHAnsi"/>
          <w:color w:val="000000"/>
          <w:lang w:val="en-US" w:eastAsia="fr-BE"/>
        </w:rPr>
      </w:pPr>
      <w:ins w:id="30" w:author="Stefanie Vandevijvere" w:date="2024-09-29T09:35:00Z">
        <w:r w:rsidRPr="008916DB">
          <w:rPr>
            <w:rFonts w:eastAsia="Times New Roman" w:cstheme="minorHAnsi"/>
            <w:color w:val="000000"/>
            <w:lang w:val="en-US" w:eastAsia="fr-BE"/>
          </w:rPr>
          <w:t>Fun and Playful Imagery: Packaging and advertising often feature vibrant colors, cartoon characters, and playful designs that appeal to children's sense of imagination.</w:t>
        </w:r>
      </w:ins>
    </w:p>
    <w:p w14:paraId="455D7FFB" w14:textId="77777777" w:rsidR="003F594C" w:rsidRPr="008916DB" w:rsidRDefault="003F594C" w:rsidP="008916DB">
      <w:pPr>
        <w:pStyle w:val="ListParagraph"/>
        <w:numPr>
          <w:ilvl w:val="0"/>
          <w:numId w:val="21"/>
        </w:numPr>
        <w:rPr>
          <w:ins w:id="31" w:author="Stefanie Vandevijvere" w:date="2024-09-29T09:35:00Z"/>
          <w:rFonts w:eastAsia="Times New Roman" w:cstheme="minorHAnsi"/>
          <w:color w:val="000000"/>
          <w:lang w:val="en-US" w:eastAsia="fr-BE"/>
        </w:rPr>
      </w:pPr>
      <w:ins w:id="32" w:author="Stefanie Vandevijvere" w:date="2024-09-29T09:35:00Z">
        <w:r w:rsidRPr="008916DB">
          <w:rPr>
            <w:rFonts w:eastAsia="Times New Roman" w:cstheme="minorHAnsi"/>
            <w:color w:val="000000"/>
            <w:lang w:val="en-US" w:eastAsia="fr-BE"/>
          </w:rPr>
          <w:t>Nutritional Messaging: Brands emphasize healthy ingredients, vitamins, or portion sizes that cater to parents’ concerns while appealing to kids with fun names (e.g., “Super Fruit Snacks”).</w:t>
        </w:r>
      </w:ins>
    </w:p>
    <w:p w14:paraId="2F03A543" w14:textId="77777777" w:rsidR="003F594C" w:rsidRPr="008916DB" w:rsidRDefault="003F594C" w:rsidP="008916DB">
      <w:pPr>
        <w:pStyle w:val="ListParagraph"/>
        <w:numPr>
          <w:ilvl w:val="0"/>
          <w:numId w:val="21"/>
        </w:numPr>
        <w:rPr>
          <w:ins w:id="33" w:author="Stefanie Vandevijvere" w:date="2024-09-29T09:35:00Z"/>
          <w:rFonts w:eastAsia="Times New Roman" w:cstheme="minorHAnsi"/>
          <w:color w:val="000000"/>
          <w:lang w:val="en-US" w:eastAsia="fr-BE"/>
        </w:rPr>
      </w:pPr>
      <w:ins w:id="34" w:author="Stefanie Vandevijvere" w:date="2024-09-29T09:35:00Z">
        <w:r w:rsidRPr="008916DB">
          <w:rPr>
            <w:rFonts w:eastAsia="Times New Roman" w:cstheme="minorHAnsi"/>
            <w:color w:val="000000"/>
            <w:lang w:val="en-US" w:eastAsia="fr-BE"/>
          </w:rPr>
          <w:t>Interactive Elements: Promotions may include games, collectible items, or interactive packaging that encourages engagement (e.g., puzzles or stickers).</w:t>
        </w:r>
      </w:ins>
    </w:p>
    <w:p w14:paraId="39E7D674" w14:textId="77777777" w:rsidR="003F594C" w:rsidRPr="008916DB" w:rsidRDefault="003F594C" w:rsidP="008916DB">
      <w:pPr>
        <w:pStyle w:val="ListParagraph"/>
        <w:numPr>
          <w:ilvl w:val="0"/>
          <w:numId w:val="21"/>
        </w:numPr>
        <w:rPr>
          <w:ins w:id="35" w:author="Stefanie Vandevijvere" w:date="2024-09-29T09:35:00Z"/>
          <w:rFonts w:eastAsia="Times New Roman" w:cstheme="minorHAnsi"/>
          <w:color w:val="000000"/>
          <w:lang w:val="en-US" w:eastAsia="fr-BE"/>
        </w:rPr>
      </w:pPr>
      <w:ins w:id="36" w:author="Stefanie Vandevijvere" w:date="2024-09-29T09:35:00Z">
        <w:r w:rsidRPr="008916DB">
          <w:rPr>
            <w:rFonts w:eastAsia="Times New Roman" w:cstheme="minorHAnsi"/>
            <w:color w:val="000000"/>
            <w:lang w:val="en-US" w:eastAsia="fr-BE"/>
          </w:rPr>
          <w:t>Child-Friendly Formats: Products are often designed in convenient, easy-to-eat forms, like bite-sized snacks or fun shapes (e.g., animal-shaped pasta).</w:t>
        </w:r>
      </w:ins>
    </w:p>
    <w:p w14:paraId="46161210" w14:textId="0E1AF530" w:rsidR="003F594C" w:rsidRPr="008916DB" w:rsidRDefault="003F594C" w:rsidP="008916DB">
      <w:pPr>
        <w:pStyle w:val="ListParagraph"/>
        <w:numPr>
          <w:ilvl w:val="0"/>
          <w:numId w:val="21"/>
        </w:numPr>
        <w:rPr>
          <w:rFonts w:eastAsia="Times New Roman" w:cstheme="minorHAnsi"/>
          <w:color w:val="000000"/>
          <w:lang w:val="en-US" w:eastAsia="fr-BE"/>
        </w:rPr>
      </w:pPr>
      <w:ins w:id="37" w:author="Stefanie Vandevijvere" w:date="2024-09-29T09:35:00Z">
        <w:r w:rsidRPr="008916DB">
          <w:rPr>
            <w:rFonts w:eastAsia="Times New Roman" w:cstheme="minorHAnsi"/>
            <w:color w:val="000000"/>
            <w:lang w:val="en-US" w:eastAsia="fr-BE"/>
          </w:rPr>
          <w:t>Involvement in Decision-Making: Marketing may also target parents but use language that empowers kids to choose, like “Pick your favorite flavor!”</w:t>
        </w:r>
      </w:ins>
    </w:p>
    <w:p w14:paraId="69A6D7DD" w14:textId="7099FD97" w:rsidR="00685509" w:rsidRDefault="00602590">
      <w:pPr>
        <w:rPr>
          <w:ins w:id="38" w:author="Stefanie Vandevijvere" w:date="2024-09-29T09:34:00Z"/>
          <w:rFonts w:eastAsia="Times New Roman" w:cstheme="minorHAnsi"/>
          <w:color w:val="000000"/>
          <w:lang w:val="en-US" w:eastAsia="fr-BE"/>
        </w:rPr>
      </w:pPr>
      <w:r w:rsidRPr="00A96ECB">
        <w:rPr>
          <w:rFonts w:eastAsia="Times New Roman" w:cstheme="minorHAnsi"/>
          <w:color w:val="000000"/>
          <w:lang w:val="en-US" w:eastAsia="fr-BE"/>
        </w:rPr>
        <w:t xml:space="preserve">8b=’For </w:t>
      </w:r>
      <w:commentRangeStart w:id="39"/>
      <w:r w:rsidRPr="00A96ECB">
        <w:rPr>
          <w:rFonts w:eastAsia="Times New Roman" w:cstheme="minorHAnsi"/>
          <w:color w:val="000000"/>
          <w:lang w:val="en-US" w:eastAsia="fr-BE"/>
        </w:rPr>
        <w:t xml:space="preserve">students’ </w:t>
      </w:r>
      <w:commentRangeEnd w:id="39"/>
      <w:r w:rsidR="008916DB">
        <w:rPr>
          <w:rStyle w:val="CommentReference"/>
        </w:rPr>
        <w:commentReference w:id="39"/>
      </w:r>
    </w:p>
    <w:p w14:paraId="5EA2893B" w14:textId="75709152" w:rsidR="003F594C" w:rsidDel="003F594C" w:rsidRDefault="003F594C">
      <w:pPr>
        <w:rPr>
          <w:del w:id="40" w:author="Stefanie Vandevijvere" w:date="2024-09-29T09:35:00Z"/>
          <w:rFonts w:eastAsia="Times New Roman" w:cstheme="minorHAnsi"/>
          <w:color w:val="000000"/>
          <w:lang w:val="en-US" w:eastAsia="fr-BE"/>
        </w:rPr>
      </w:pPr>
      <w:ins w:id="41" w:author="Stefanie Vandevijvere" w:date="2024-09-29T09:35:00Z">
        <w:r w:rsidRPr="003F594C">
          <w:rPr>
            <w:rFonts w:eastAsia="Times New Roman" w:cstheme="minorHAnsi"/>
            <w:color w:val="000000"/>
            <w:lang w:val="en-US" w:eastAsia="fr-BE"/>
          </w:rPr>
          <w:t xml:space="preserve">Marketing strategies focused on older children and young adults, particularly those in educational settings. This category emphasizes convenience, affordability, and functionality to meet the needs of busy </w:t>
        </w:r>
        <w:proofErr w:type="spellStart"/>
        <w:r w:rsidRPr="003F594C">
          <w:rPr>
            <w:rFonts w:eastAsia="Times New Roman" w:cstheme="minorHAnsi"/>
            <w:color w:val="000000"/>
            <w:lang w:val="en-US" w:eastAsia="fr-BE"/>
          </w:rPr>
          <w:t>students.</w:t>
        </w:r>
      </w:ins>
    </w:p>
    <w:p w14:paraId="0EE1DA2E" w14:textId="77777777" w:rsidR="003F594C" w:rsidRPr="003F594C" w:rsidRDefault="003F594C" w:rsidP="003F594C">
      <w:pPr>
        <w:rPr>
          <w:ins w:id="42" w:author="Stefanie Vandevijvere" w:date="2024-09-29T09:36:00Z"/>
          <w:rFonts w:eastAsia="Times New Roman" w:cstheme="minorHAnsi"/>
          <w:color w:val="000000"/>
          <w:lang w:val="en-US" w:eastAsia="fr-BE"/>
        </w:rPr>
      </w:pPr>
      <w:ins w:id="43" w:author="Stefanie Vandevijvere" w:date="2024-09-29T09:36:00Z">
        <w:r w:rsidRPr="003F594C">
          <w:rPr>
            <w:rFonts w:eastAsia="Times New Roman" w:cstheme="minorHAnsi"/>
            <w:color w:val="000000"/>
            <w:lang w:val="en-US" w:eastAsia="fr-BE"/>
          </w:rPr>
          <w:t>Key</w:t>
        </w:r>
        <w:proofErr w:type="spellEnd"/>
        <w:r w:rsidRPr="003F594C">
          <w:rPr>
            <w:rFonts w:eastAsia="Times New Roman" w:cstheme="minorHAnsi"/>
            <w:color w:val="000000"/>
            <w:lang w:val="en-US" w:eastAsia="fr-BE"/>
          </w:rPr>
          <w:t xml:space="preserve"> Characteristics:</w:t>
        </w:r>
      </w:ins>
    </w:p>
    <w:p w14:paraId="6D2AE38E" w14:textId="77777777" w:rsidR="003F594C" w:rsidRPr="008916DB" w:rsidRDefault="003F594C" w:rsidP="008916DB">
      <w:pPr>
        <w:pStyle w:val="ListParagraph"/>
        <w:numPr>
          <w:ilvl w:val="0"/>
          <w:numId w:val="22"/>
        </w:numPr>
        <w:rPr>
          <w:ins w:id="44" w:author="Stefanie Vandevijvere" w:date="2024-09-29T09:36:00Z"/>
          <w:rFonts w:eastAsia="Times New Roman" w:cstheme="minorHAnsi"/>
          <w:color w:val="000000"/>
          <w:lang w:val="en-US" w:eastAsia="fr-BE"/>
        </w:rPr>
      </w:pPr>
      <w:ins w:id="45" w:author="Stefanie Vandevijvere" w:date="2024-09-29T09:36:00Z">
        <w:r w:rsidRPr="008916DB">
          <w:rPr>
            <w:rFonts w:eastAsia="Times New Roman" w:cstheme="minorHAnsi"/>
            <w:color w:val="000000"/>
            <w:lang w:val="en-US" w:eastAsia="fr-BE"/>
          </w:rPr>
          <w:t>Convenience and Portability: Products are marketed as easy to carry and consume on-the-go, like ready-to-eat meals, snack bars, or beverages in portable packaging (e.g., resealable pouches).</w:t>
        </w:r>
      </w:ins>
    </w:p>
    <w:p w14:paraId="2168B340" w14:textId="77777777" w:rsidR="003F594C" w:rsidRPr="008916DB" w:rsidRDefault="003F594C" w:rsidP="008916DB">
      <w:pPr>
        <w:pStyle w:val="ListParagraph"/>
        <w:numPr>
          <w:ilvl w:val="0"/>
          <w:numId w:val="22"/>
        </w:numPr>
        <w:rPr>
          <w:ins w:id="46" w:author="Stefanie Vandevijvere" w:date="2024-09-29T09:36:00Z"/>
          <w:rFonts w:eastAsia="Times New Roman" w:cstheme="minorHAnsi"/>
          <w:color w:val="000000"/>
          <w:lang w:val="en-US" w:eastAsia="fr-BE"/>
        </w:rPr>
      </w:pPr>
      <w:ins w:id="47" w:author="Stefanie Vandevijvere" w:date="2024-09-29T09:36:00Z">
        <w:r w:rsidRPr="008916DB">
          <w:rPr>
            <w:rFonts w:eastAsia="Times New Roman" w:cstheme="minorHAnsi"/>
            <w:color w:val="000000"/>
            <w:lang w:val="en-US" w:eastAsia="fr-BE"/>
          </w:rPr>
          <w:t>Affordability: Price points are typically designed to be budget-friendly, appealing to students who may be managing their finances independently.</w:t>
        </w:r>
      </w:ins>
    </w:p>
    <w:p w14:paraId="48B1710C" w14:textId="77777777" w:rsidR="003F594C" w:rsidRPr="008916DB" w:rsidRDefault="003F594C" w:rsidP="008916DB">
      <w:pPr>
        <w:pStyle w:val="ListParagraph"/>
        <w:numPr>
          <w:ilvl w:val="0"/>
          <w:numId w:val="22"/>
        </w:numPr>
        <w:rPr>
          <w:ins w:id="48" w:author="Stefanie Vandevijvere" w:date="2024-09-29T09:36:00Z"/>
          <w:rFonts w:eastAsia="Times New Roman" w:cstheme="minorHAnsi"/>
          <w:color w:val="000000"/>
          <w:lang w:val="en-US" w:eastAsia="fr-BE"/>
        </w:rPr>
      </w:pPr>
      <w:ins w:id="49" w:author="Stefanie Vandevijvere" w:date="2024-09-29T09:36:00Z">
        <w:r w:rsidRPr="008916DB">
          <w:rPr>
            <w:rFonts w:eastAsia="Times New Roman" w:cstheme="minorHAnsi"/>
            <w:color w:val="000000"/>
            <w:lang w:val="en-US" w:eastAsia="fr-BE"/>
          </w:rPr>
          <w:t>Nutritional Value: Emphasis on health benefits, such as energy-boosting ingredients or balanced nutrition, appealing to students looking for brain food or post-workout recovery.</w:t>
        </w:r>
      </w:ins>
    </w:p>
    <w:p w14:paraId="5A4AA82F" w14:textId="77777777" w:rsidR="003F594C" w:rsidRPr="008916DB" w:rsidRDefault="003F594C" w:rsidP="008916DB">
      <w:pPr>
        <w:pStyle w:val="ListParagraph"/>
        <w:numPr>
          <w:ilvl w:val="0"/>
          <w:numId w:val="22"/>
        </w:numPr>
        <w:rPr>
          <w:ins w:id="50" w:author="Stefanie Vandevijvere" w:date="2024-09-29T09:36:00Z"/>
          <w:rFonts w:eastAsia="Times New Roman" w:cstheme="minorHAnsi"/>
          <w:color w:val="000000"/>
          <w:lang w:val="en-US" w:eastAsia="fr-BE"/>
        </w:rPr>
      </w:pPr>
      <w:ins w:id="51" w:author="Stefanie Vandevijvere" w:date="2024-09-29T09:36:00Z">
        <w:r w:rsidRPr="008916DB">
          <w:rPr>
            <w:rFonts w:eastAsia="Times New Roman" w:cstheme="minorHAnsi"/>
            <w:color w:val="000000"/>
            <w:lang w:val="en-US" w:eastAsia="fr-BE"/>
          </w:rPr>
          <w:t>Social Sharing: Marketing may focus on social aspects, promoting products that are easy to share among friends, like large snack bags or group-friendly meals.</w:t>
        </w:r>
      </w:ins>
    </w:p>
    <w:p w14:paraId="7A83E980" w14:textId="7D22F035" w:rsidR="003F594C" w:rsidRPr="008916DB" w:rsidRDefault="003F594C" w:rsidP="008916DB">
      <w:pPr>
        <w:pStyle w:val="ListParagraph"/>
        <w:numPr>
          <w:ilvl w:val="0"/>
          <w:numId w:val="22"/>
        </w:numPr>
        <w:rPr>
          <w:ins w:id="52" w:author="Stefanie Vandevijvere" w:date="2024-09-29T09:36:00Z"/>
          <w:rFonts w:eastAsia="Times New Roman" w:cstheme="minorHAnsi"/>
          <w:color w:val="000000"/>
          <w:lang w:val="en-US" w:eastAsia="fr-BE"/>
        </w:rPr>
      </w:pPr>
      <w:ins w:id="53" w:author="Stefanie Vandevijvere" w:date="2024-09-29T09:36:00Z">
        <w:r w:rsidRPr="008916DB">
          <w:rPr>
            <w:rFonts w:eastAsia="Times New Roman" w:cstheme="minorHAnsi"/>
            <w:color w:val="000000"/>
            <w:lang w:val="en-US" w:eastAsia="fr-BE"/>
          </w:rPr>
          <w:t>Time-Saving Solutions: Products might highlight quick preparation or easy consumption, catering to students’ busy schedules and need for efficiency (e.g., microwaveable meals).</w:t>
        </w:r>
      </w:ins>
    </w:p>
    <w:p w14:paraId="5A2E7A31" w14:textId="487C5C84" w:rsidR="00685509" w:rsidRDefault="00602590">
      <w:pPr>
        <w:rPr>
          <w:ins w:id="54" w:author="Stefanie Vandevijvere" w:date="2024-09-29T09:34:00Z"/>
          <w:rFonts w:eastAsia="Times New Roman" w:cstheme="minorHAnsi"/>
          <w:color w:val="000000"/>
          <w:lang w:val="en-US" w:eastAsia="fr-BE"/>
        </w:rPr>
      </w:pPr>
      <w:r w:rsidRPr="00A96ECB">
        <w:rPr>
          <w:rFonts w:eastAsia="Times New Roman" w:cstheme="minorHAnsi"/>
          <w:color w:val="000000"/>
          <w:lang w:val="en-US" w:eastAsia="fr-BE"/>
        </w:rPr>
        <w:t>9 = Awards e.g. Best Food Award</w:t>
      </w:r>
      <w:del w:id="55" w:author="Stefanie Vandevijvere" w:date="2024-09-29T09:29:00Z">
        <w:r w:rsidRPr="00A96ECB" w:rsidDel="000F1B98">
          <w:rPr>
            <w:rFonts w:eastAsia="Times New Roman" w:cstheme="minorHAnsi"/>
            <w:color w:val="000000"/>
            <w:lang w:val="en-US" w:eastAsia="fr-BE"/>
          </w:rPr>
          <w:delText xml:space="preserve"> 2014, award winning, number one best-selling</w:delText>
        </w:r>
      </w:del>
      <w:r w:rsidRPr="00A96ECB">
        <w:rPr>
          <w:rFonts w:eastAsia="Times New Roman" w:cstheme="minorHAnsi"/>
          <w:color w:val="000000"/>
          <w:lang w:val="en-US" w:eastAsia="fr-BE"/>
        </w:rPr>
        <w:t xml:space="preserve">’ </w:t>
      </w:r>
    </w:p>
    <w:p w14:paraId="65F621F2" w14:textId="2DF4C736" w:rsidR="003F594C" w:rsidRDefault="003F594C">
      <w:pPr>
        <w:rPr>
          <w:ins w:id="56" w:author="Stefanie Vandevijvere" w:date="2024-09-29T09:52:00Z"/>
          <w:rFonts w:eastAsia="Times New Roman" w:cstheme="minorHAnsi"/>
          <w:color w:val="000000"/>
          <w:lang w:val="en-US" w:eastAsia="fr-BE"/>
        </w:rPr>
      </w:pPr>
      <w:ins w:id="57" w:author="Stefanie Vandevijvere" w:date="2024-09-29T09:34:00Z">
        <w:r w:rsidRPr="003F594C">
          <w:rPr>
            <w:rFonts w:eastAsia="Times New Roman" w:cstheme="minorHAnsi"/>
            <w:color w:val="000000"/>
            <w:lang w:val="en-US" w:eastAsia="fr-BE"/>
          </w:rPr>
          <w:t>Recognitions or accolades received by a product or brand that signify quality or excellence. Featuring awards in marketing materials can enhance credibility and consumer trust.</w:t>
        </w:r>
      </w:ins>
    </w:p>
    <w:p w14:paraId="228B370B" w14:textId="77777777" w:rsidR="008916DB" w:rsidRDefault="008916DB">
      <w:pPr>
        <w:rPr>
          <w:rFonts w:eastAsia="Times New Roman" w:cstheme="minorHAnsi"/>
          <w:color w:val="000000"/>
          <w:lang w:val="en-US" w:eastAsia="fr-BE"/>
        </w:rPr>
      </w:pPr>
    </w:p>
    <w:p w14:paraId="16C3CB92" w14:textId="0DBE6DDD" w:rsidR="00685509" w:rsidRDefault="00602590">
      <w:pPr>
        <w:rPr>
          <w:rFonts w:eastAsia="Times New Roman" w:cstheme="minorHAnsi"/>
          <w:color w:val="000000"/>
          <w:lang w:eastAsia="fr-BE"/>
        </w:rPr>
      </w:pPr>
      <w:r w:rsidRPr="003F594C">
        <w:rPr>
          <w:rFonts w:eastAsia="Times New Roman" w:cstheme="minorHAnsi"/>
          <w:color w:val="000000"/>
          <w:lang w:eastAsia="fr-BE"/>
        </w:rPr>
        <w:lastRenderedPageBreak/>
        <w:t xml:space="preserve">10 = Sports </w:t>
      </w:r>
      <w:proofErr w:type="spellStart"/>
      <w:r w:rsidRPr="003F594C">
        <w:rPr>
          <w:rFonts w:eastAsia="Times New Roman" w:cstheme="minorHAnsi"/>
          <w:color w:val="000000"/>
          <w:lang w:eastAsia="fr-BE"/>
        </w:rPr>
        <w:t>event</w:t>
      </w:r>
      <w:proofErr w:type="spellEnd"/>
      <w:ins w:id="58" w:author="Stefanie Vandevijvere" w:date="2024-09-29T09:29:00Z">
        <w:r w:rsidR="000F1B98" w:rsidRPr="003F594C">
          <w:rPr>
            <w:rFonts w:eastAsia="Times New Roman" w:cstheme="minorHAnsi"/>
            <w:color w:val="000000"/>
            <w:lang w:eastAsia="fr-BE"/>
          </w:rPr>
          <w:t xml:space="preserve">, e.g. Tour de France, Olympic </w:t>
        </w:r>
        <w:proofErr w:type="spellStart"/>
        <w:r w:rsidR="000F1B98" w:rsidRPr="003F594C">
          <w:rPr>
            <w:rFonts w:eastAsia="Times New Roman" w:cstheme="minorHAnsi"/>
            <w:color w:val="000000"/>
            <w:lang w:eastAsia="fr-BE"/>
          </w:rPr>
          <w:t>games</w:t>
        </w:r>
      </w:ins>
      <w:proofErr w:type="spellEnd"/>
      <w:r w:rsidRPr="003F594C">
        <w:rPr>
          <w:rFonts w:eastAsia="Times New Roman" w:cstheme="minorHAnsi"/>
          <w:color w:val="000000"/>
          <w:lang w:eastAsia="fr-BE"/>
        </w:rPr>
        <w:t xml:space="preserve">; </w:t>
      </w:r>
    </w:p>
    <w:p w14:paraId="5D896703" w14:textId="7DF1BC51" w:rsidR="003F594C" w:rsidRPr="003F594C" w:rsidRDefault="003F594C">
      <w:pPr>
        <w:rPr>
          <w:rFonts w:eastAsia="Times New Roman" w:cstheme="minorHAnsi"/>
          <w:color w:val="000000"/>
          <w:lang w:val="en-US" w:eastAsia="fr-BE"/>
        </w:rPr>
      </w:pPr>
      <w:ins w:id="59" w:author="Stefanie Vandevijvere" w:date="2024-09-29T09:34:00Z">
        <w:r w:rsidRPr="003F594C">
          <w:rPr>
            <w:rFonts w:eastAsia="Times New Roman" w:cstheme="minorHAnsi"/>
            <w:color w:val="000000"/>
            <w:lang w:val="en-US" w:eastAsia="fr-BE"/>
          </w:rPr>
          <w:t>Promotions that coincide with major sporting events, leveraging the excitement and audience engagement of the event. This strategy often includes sponsorships, themed products, and advertising tied to the event’s timeline.</w:t>
        </w:r>
      </w:ins>
    </w:p>
    <w:p w14:paraId="378EFAED" w14:textId="7B0257F5" w:rsidR="00F277A7" w:rsidRPr="003F594C" w:rsidDel="00685509" w:rsidRDefault="00602590">
      <w:pPr>
        <w:rPr>
          <w:del w:id="60" w:author="Stefanie Vandevijvere" w:date="2024-09-29T09:24:00Z"/>
          <w:rFonts w:eastAsia="Times New Roman" w:cstheme="minorHAnsi"/>
          <w:color w:val="000000"/>
          <w:lang w:val="en-US" w:eastAsia="fr-BE"/>
        </w:rPr>
      </w:pPr>
      <w:del w:id="61" w:author="Stefanie Vandevijvere" w:date="2024-09-29T09:24:00Z">
        <w:r w:rsidRPr="003F594C" w:rsidDel="00685509">
          <w:rPr>
            <w:rFonts w:eastAsia="Times New Roman" w:cstheme="minorHAnsi"/>
            <w:color w:val="000000"/>
            <w:lang w:val="en-US" w:eastAsia="fr-BE"/>
          </w:rPr>
          <w:delText>11= other</w:delText>
        </w:r>
      </w:del>
    </w:p>
    <w:p w14:paraId="19004F87" w14:textId="77777777" w:rsidR="00E138FB" w:rsidRPr="008916DB" w:rsidRDefault="00E138FB" w:rsidP="00E138FB">
      <w:pPr>
        <w:spacing w:before="100" w:beforeAutospacing="1" w:after="100" w:afterAutospacing="1" w:line="240" w:lineRule="auto"/>
        <w:rPr>
          <w:ins w:id="62" w:author="Stefanie Vandevijvere" w:date="2024-09-29T09:46:00Z"/>
          <w:rFonts w:eastAsia="Times New Roman" w:cstheme="minorHAnsi"/>
          <w:lang w:val="en-US" w:eastAsia="fr-BE"/>
        </w:rPr>
      </w:pPr>
      <w:ins w:id="63" w:author="Stefanie Vandevijvere" w:date="2024-09-29T09:46:00Z">
        <w:r w:rsidRPr="008916DB">
          <w:rPr>
            <w:rFonts w:eastAsia="Times New Roman" w:cstheme="minorHAnsi"/>
            <w:lang w:val="en-US" w:eastAsia="fr-BE"/>
          </w:rPr>
          <w:t>Here are some additional promotional strategies that you might consider adding to your list:</w:t>
        </w:r>
      </w:ins>
    </w:p>
    <w:p w14:paraId="3BF7A9E9" w14:textId="77777777" w:rsidR="00E138FB" w:rsidRPr="008916DB" w:rsidRDefault="00E138FB" w:rsidP="00E138FB">
      <w:pPr>
        <w:spacing w:before="100" w:beforeAutospacing="1" w:after="100" w:afterAutospacing="1" w:line="240" w:lineRule="auto"/>
        <w:outlineLvl w:val="2"/>
        <w:rPr>
          <w:ins w:id="64" w:author="Stefanie Vandevijvere" w:date="2024-09-29T09:46:00Z"/>
          <w:rFonts w:eastAsia="Times New Roman" w:cstheme="minorHAnsi"/>
          <w:b/>
          <w:bCs/>
          <w:lang w:val="en-US" w:eastAsia="fr-BE"/>
        </w:rPr>
      </w:pPr>
      <w:commentRangeStart w:id="65"/>
      <w:ins w:id="66" w:author="Stefanie Vandevijvere" w:date="2024-09-29T09:46:00Z">
        <w:r w:rsidRPr="008916DB">
          <w:rPr>
            <w:rFonts w:eastAsia="Times New Roman" w:cstheme="minorHAnsi"/>
            <w:b/>
            <w:bCs/>
            <w:lang w:val="en-US" w:eastAsia="fr-BE"/>
          </w:rPr>
          <w:t>1. Influencer Partnerships</w:t>
        </w:r>
      </w:ins>
      <w:commentRangeEnd w:id="65"/>
      <w:ins w:id="67" w:author="Stefanie Vandevijvere" w:date="2024-09-29T09:53:00Z">
        <w:r w:rsidR="008916DB">
          <w:rPr>
            <w:rStyle w:val="CommentReference"/>
          </w:rPr>
          <w:commentReference w:id="65"/>
        </w:r>
      </w:ins>
    </w:p>
    <w:p w14:paraId="273E2E81" w14:textId="77777777" w:rsidR="00E138FB" w:rsidRPr="008916DB" w:rsidRDefault="00E138FB" w:rsidP="00E138FB">
      <w:pPr>
        <w:spacing w:before="100" w:beforeAutospacing="1" w:after="100" w:afterAutospacing="1" w:line="240" w:lineRule="auto"/>
        <w:rPr>
          <w:ins w:id="68" w:author="Stefanie Vandevijvere" w:date="2024-09-29T09:46:00Z"/>
          <w:rFonts w:eastAsia="Times New Roman" w:cstheme="minorHAnsi"/>
          <w:lang w:val="en-US" w:eastAsia="fr-BE"/>
        </w:rPr>
      </w:pPr>
      <w:ins w:id="69"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Collaborating with social media influencers to promote products through their platforms. </w:t>
        </w:r>
        <w:r w:rsidRPr="008916DB">
          <w:rPr>
            <w:rFonts w:eastAsia="Times New Roman" w:cstheme="minorHAnsi"/>
            <w:b/>
            <w:bCs/>
            <w:lang w:val="en-US" w:eastAsia="fr-BE"/>
          </w:rPr>
          <w:t>Examples</w:t>
        </w:r>
        <w:r w:rsidRPr="008916DB">
          <w:rPr>
            <w:rFonts w:eastAsia="Times New Roman" w:cstheme="minorHAnsi"/>
            <w:lang w:val="en-US" w:eastAsia="fr-BE"/>
          </w:rPr>
          <w:t>: Food bloggers or lifestyle influencers sharing recipes or product reviews featuring specific brands.</w:t>
        </w:r>
      </w:ins>
    </w:p>
    <w:p w14:paraId="178AE30F" w14:textId="77777777" w:rsidR="00E138FB" w:rsidRPr="008916DB" w:rsidRDefault="00E138FB" w:rsidP="00E138FB">
      <w:pPr>
        <w:spacing w:before="100" w:beforeAutospacing="1" w:after="100" w:afterAutospacing="1" w:line="240" w:lineRule="auto"/>
        <w:outlineLvl w:val="2"/>
        <w:rPr>
          <w:ins w:id="70" w:author="Stefanie Vandevijvere" w:date="2024-09-29T09:46:00Z"/>
          <w:rFonts w:eastAsia="Times New Roman" w:cstheme="minorHAnsi"/>
          <w:b/>
          <w:bCs/>
          <w:lang w:val="en-US" w:eastAsia="fr-BE"/>
        </w:rPr>
      </w:pPr>
      <w:commentRangeStart w:id="71"/>
      <w:ins w:id="72" w:author="Stefanie Vandevijvere" w:date="2024-09-29T09:46:00Z">
        <w:r w:rsidRPr="008916DB">
          <w:rPr>
            <w:rFonts w:eastAsia="Times New Roman" w:cstheme="minorHAnsi"/>
            <w:b/>
            <w:bCs/>
            <w:lang w:val="en-US" w:eastAsia="fr-BE"/>
          </w:rPr>
          <w:t>2. Seasonal Campaigns</w:t>
        </w:r>
      </w:ins>
      <w:commentRangeEnd w:id="71"/>
      <w:ins w:id="73" w:author="Stefanie Vandevijvere" w:date="2024-09-29T09:54:00Z">
        <w:r w:rsidR="008916DB">
          <w:rPr>
            <w:rStyle w:val="CommentReference"/>
          </w:rPr>
          <w:commentReference w:id="71"/>
        </w:r>
      </w:ins>
    </w:p>
    <w:p w14:paraId="463561E8" w14:textId="77777777" w:rsidR="00E138FB" w:rsidRPr="008916DB" w:rsidRDefault="00E138FB" w:rsidP="00E138FB">
      <w:pPr>
        <w:spacing w:before="100" w:beforeAutospacing="1" w:after="100" w:afterAutospacing="1" w:line="240" w:lineRule="auto"/>
        <w:rPr>
          <w:ins w:id="74" w:author="Stefanie Vandevijvere" w:date="2024-09-29T09:46:00Z"/>
          <w:rFonts w:eastAsia="Times New Roman" w:cstheme="minorHAnsi"/>
          <w:lang w:val="en-US" w:eastAsia="fr-BE"/>
        </w:rPr>
      </w:pPr>
      <w:ins w:id="75"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Promotions tied to specific seasons or holidays to capitalize on consumer sentiment and trends. </w:t>
        </w:r>
        <w:r w:rsidRPr="008916DB">
          <w:rPr>
            <w:rFonts w:eastAsia="Times New Roman" w:cstheme="minorHAnsi"/>
            <w:b/>
            <w:bCs/>
            <w:lang w:val="en-US" w:eastAsia="fr-BE"/>
          </w:rPr>
          <w:t>Examples</w:t>
        </w:r>
        <w:r w:rsidRPr="008916DB">
          <w:rPr>
            <w:rFonts w:eastAsia="Times New Roman" w:cstheme="minorHAnsi"/>
            <w:lang w:val="en-US" w:eastAsia="fr-BE"/>
          </w:rPr>
          <w:t>: Limited-time holiday-themed packaging or flavors, such as pumpkin spice for fall or festive cookies for Christmas.</w:t>
        </w:r>
      </w:ins>
    </w:p>
    <w:p w14:paraId="08F9E89C" w14:textId="77777777" w:rsidR="00E138FB" w:rsidRPr="008916DB" w:rsidRDefault="00E138FB" w:rsidP="00E138FB">
      <w:pPr>
        <w:spacing w:before="100" w:beforeAutospacing="1" w:after="100" w:afterAutospacing="1" w:line="240" w:lineRule="auto"/>
        <w:outlineLvl w:val="2"/>
        <w:rPr>
          <w:ins w:id="76" w:author="Stefanie Vandevijvere" w:date="2024-09-29T09:46:00Z"/>
          <w:rFonts w:eastAsia="Times New Roman" w:cstheme="minorHAnsi"/>
          <w:b/>
          <w:bCs/>
          <w:lang w:val="en-US" w:eastAsia="fr-BE"/>
        </w:rPr>
      </w:pPr>
      <w:commentRangeStart w:id="77"/>
      <w:ins w:id="78" w:author="Stefanie Vandevijvere" w:date="2024-09-29T09:46:00Z">
        <w:r w:rsidRPr="008916DB">
          <w:rPr>
            <w:rFonts w:eastAsia="Times New Roman" w:cstheme="minorHAnsi"/>
            <w:b/>
            <w:bCs/>
            <w:lang w:val="en-US" w:eastAsia="fr-BE"/>
          </w:rPr>
          <w:t>3. Social Media Engagement</w:t>
        </w:r>
      </w:ins>
      <w:commentRangeEnd w:id="77"/>
      <w:ins w:id="79" w:author="Stefanie Vandevijvere" w:date="2024-09-29T09:55:00Z">
        <w:r w:rsidR="008916DB">
          <w:rPr>
            <w:rStyle w:val="CommentReference"/>
          </w:rPr>
          <w:commentReference w:id="77"/>
        </w:r>
      </w:ins>
    </w:p>
    <w:p w14:paraId="765D6EA7" w14:textId="77777777" w:rsidR="00E138FB" w:rsidRPr="008916DB" w:rsidRDefault="00E138FB" w:rsidP="00E138FB">
      <w:pPr>
        <w:spacing w:before="100" w:beforeAutospacing="1" w:after="100" w:afterAutospacing="1" w:line="240" w:lineRule="auto"/>
        <w:rPr>
          <w:ins w:id="80" w:author="Stefanie Vandevijvere" w:date="2024-09-29T09:46:00Z"/>
          <w:rFonts w:eastAsia="Times New Roman" w:cstheme="minorHAnsi"/>
          <w:lang w:val="en-US" w:eastAsia="fr-BE"/>
        </w:rPr>
      </w:pPr>
      <w:ins w:id="81"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Using platforms like Instagram or </w:t>
        </w:r>
        <w:proofErr w:type="spellStart"/>
        <w:r w:rsidRPr="008916DB">
          <w:rPr>
            <w:rFonts w:eastAsia="Times New Roman" w:cstheme="minorHAnsi"/>
            <w:lang w:val="en-US" w:eastAsia="fr-BE"/>
          </w:rPr>
          <w:t>TikTok</w:t>
        </w:r>
        <w:proofErr w:type="spellEnd"/>
        <w:r w:rsidRPr="008916DB">
          <w:rPr>
            <w:rFonts w:eastAsia="Times New Roman" w:cstheme="minorHAnsi"/>
            <w:lang w:val="en-US" w:eastAsia="fr-BE"/>
          </w:rPr>
          <w:t xml:space="preserve"> to engage directly with consumers through challenges, hashtags, or interactive content. </w:t>
        </w:r>
        <w:r w:rsidRPr="008916DB">
          <w:rPr>
            <w:rFonts w:eastAsia="Times New Roman" w:cstheme="minorHAnsi"/>
            <w:b/>
            <w:bCs/>
            <w:lang w:val="en-US" w:eastAsia="fr-BE"/>
          </w:rPr>
          <w:t>Examples</w:t>
        </w:r>
        <w:r w:rsidRPr="008916DB">
          <w:rPr>
            <w:rFonts w:eastAsia="Times New Roman" w:cstheme="minorHAnsi"/>
            <w:lang w:val="en-US" w:eastAsia="fr-BE"/>
          </w:rPr>
          <w:t>: Contests where users create content featuring a product, such as recipe videos or creative uses of a snack.</w:t>
        </w:r>
      </w:ins>
    </w:p>
    <w:p w14:paraId="796AEF88" w14:textId="77777777" w:rsidR="00E138FB" w:rsidRPr="008916DB" w:rsidRDefault="00E138FB" w:rsidP="00E138FB">
      <w:pPr>
        <w:spacing w:before="100" w:beforeAutospacing="1" w:after="100" w:afterAutospacing="1" w:line="240" w:lineRule="auto"/>
        <w:outlineLvl w:val="2"/>
        <w:rPr>
          <w:ins w:id="82" w:author="Stefanie Vandevijvere" w:date="2024-09-29T09:46:00Z"/>
          <w:rFonts w:eastAsia="Times New Roman" w:cstheme="minorHAnsi"/>
          <w:b/>
          <w:bCs/>
          <w:lang w:val="en-US" w:eastAsia="fr-BE"/>
        </w:rPr>
      </w:pPr>
      <w:commentRangeStart w:id="83"/>
      <w:ins w:id="84" w:author="Stefanie Vandevijvere" w:date="2024-09-29T09:46:00Z">
        <w:r w:rsidRPr="008916DB">
          <w:rPr>
            <w:rFonts w:eastAsia="Times New Roman" w:cstheme="minorHAnsi"/>
            <w:b/>
            <w:bCs/>
            <w:lang w:val="en-US" w:eastAsia="fr-BE"/>
          </w:rPr>
          <w:t>4. Referral Programs</w:t>
        </w:r>
      </w:ins>
      <w:commentRangeEnd w:id="83"/>
      <w:ins w:id="85" w:author="Stefanie Vandevijvere" w:date="2024-09-29T09:54:00Z">
        <w:r w:rsidR="008916DB">
          <w:rPr>
            <w:rStyle w:val="CommentReference"/>
          </w:rPr>
          <w:commentReference w:id="83"/>
        </w:r>
      </w:ins>
    </w:p>
    <w:p w14:paraId="16741FC8" w14:textId="77777777" w:rsidR="00E138FB" w:rsidRPr="008916DB" w:rsidRDefault="00E138FB" w:rsidP="00E138FB">
      <w:pPr>
        <w:spacing w:before="100" w:beforeAutospacing="1" w:after="100" w:afterAutospacing="1" w:line="240" w:lineRule="auto"/>
        <w:rPr>
          <w:ins w:id="86" w:author="Stefanie Vandevijvere" w:date="2024-09-29T09:46:00Z"/>
          <w:rFonts w:eastAsia="Times New Roman" w:cstheme="minorHAnsi"/>
          <w:lang w:val="en-US" w:eastAsia="fr-BE"/>
        </w:rPr>
      </w:pPr>
      <w:ins w:id="87"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Incentives for customers to refer friends and family, rewarding both parties with discounts or freebies. </w:t>
        </w:r>
        <w:r w:rsidRPr="008916DB">
          <w:rPr>
            <w:rFonts w:eastAsia="Times New Roman" w:cstheme="minorHAnsi"/>
            <w:b/>
            <w:bCs/>
            <w:lang w:val="en-US" w:eastAsia="fr-BE"/>
          </w:rPr>
          <w:t>Examples</w:t>
        </w:r>
        <w:r w:rsidRPr="008916DB">
          <w:rPr>
            <w:rFonts w:eastAsia="Times New Roman" w:cstheme="minorHAnsi"/>
            <w:lang w:val="en-US" w:eastAsia="fr-BE"/>
          </w:rPr>
          <w:t>: A snack brand offering a discount for every friend referred who makes a purchase.</w:t>
        </w:r>
      </w:ins>
    </w:p>
    <w:p w14:paraId="7FF3FA5E" w14:textId="77777777" w:rsidR="00E138FB" w:rsidRPr="008916DB" w:rsidRDefault="00E138FB" w:rsidP="00E138FB">
      <w:pPr>
        <w:spacing w:before="100" w:beforeAutospacing="1" w:after="100" w:afterAutospacing="1" w:line="240" w:lineRule="auto"/>
        <w:outlineLvl w:val="2"/>
        <w:rPr>
          <w:ins w:id="88" w:author="Stefanie Vandevijvere" w:date="2024-09-29T09:46:00Z"/>
          <w:rFonts w:eastAsia="Times New Roman" w:cstheme="minorHAnsi"/>
          <w:b/>
          <w:bCs/>
          <w:lang w:val="en-US" w:eastAsia="fr-BE"/>
        </w:rPr>
      </w:pPr>
      <w:commentRangeStart w:id="89"/>
      <w:ins w:id="90" w:author="Stefanie Vandevijvere" w:date="2024-09-29T09:46:00Z">
        <w:r w:rsidRPr="008916DB">
          <w:rPr>
            <w:rFonts w:eastAsia="Times New Roman" w:cstheme="minorHAnsi"/>
            <w:b/>
            <w:bCs/>
            <w:lang w:val="en-US" w:eastAsia="fr-BE"/>
          </w:rPr>
          <w:t>5. Experiential Marketing</w:t>
        </w:r>
      </w:ins>
      <w:commentRangeEnd w:id="89"/>
      <w:ins w:id="91" w:author="Stefanie Vandevijvere" w:date="2024-09-29T09:55:00Z">
        <w:r w:rsidR="008916DB">
          <w:rPr>
            <w:rStyle w:val="CommentReference"/>
          </w:rPr>
          <w:commentReference w:id="89"/>
        </w:r>
      </w:ins>
    </w:p>
    <w:p w14:paraId="4DD8E9A0" w14:textId="77777777" w:rsidR="00E138FB" w:rsidRPr="008916DB" w:rsidRDefault="00E138FB" w:rsidP="00E138FB">
      <w:pPr>
        <w:spacing w:before="100" w:beforeAutospacing="1" w:after="100" w:afterAutospacing="1" w:line="240" w:lineRule="auto"/>
        <w:rPr>
          <w:ins w:id="92" w:author="Stefanie Vandevijvere" w:date="2024-09-29T09:46:00Z"/>
          <w:rFonts w:eastAsia="Times New Roman" w:cstheme="minorHAnsi"/>
          <w:lang w:val="en-US" w:eastAsia="fr-BE"/>
        </w:rPr>
      </w:pPr>
      <w:ins w:id="93"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Creating immersive experiences that allow consumers to interact with a brand in memorable ways. </w:t>
        </w:r>
        <w:r w:rsidRPr="008916DB">
          <w:rPr>
            <w:rFonts w:eastAsia="Times New Roman" w:cstheme="minorHAnsi"/>
            <w:b/>
            <w:bCs/>
            <w:lang w:val="en-US" w:eastAsia="fr-BE"/>
          </w:rPr>
          <w:t>Examples</w:t>
        </w:r>
        <w:r w:rsidRPr="008916DB">
          <w:rPr>
            <w:rFonts w:eastAsia="Times New Roman" w:cstheme="minorHAnsi"/>
            <w:lang w:val="en-US" w:eastAsia="fr-BE"/>
          </w:rPr>
          <w:t>: Pop-up shops, tasting events, or interactive installations at festivals showcasing food and beverages.</w:t>
        </w:r>
      </w:ins>
    </w:p>
    <w:p w14:paraId="1587742C" w14:textId="77777777" w:rsidR="00E138FB" w:rsidRPr="008916DB" w:rsidRDefault="00E138FB" w:rsidP="00E138FB">
      <w:pPr>
        <w:spacing w:before="100" w:beforeAutospacing="1" w:after="100" w:afterAutospacing="1" w:line="240" w:lineRule="auto"/>
        <w:outlineLvl w:val="2"/>
        <w:rPr>
          <w:ins w:id="94" w:author="Stefanie Vandevijvere" w:date="2024-09-29T09:46:00Z"/>
          <w:rFonts w:eastAsia="Times New Roman" w:cstheme="minorHAnsi"/>
          <w:b/>
          <w:bCs/>
          <w:lang w:val="en-US" w:eastAsia="fr-BE"/>
        </w:rPr>
      </w:pPr>
      <w:commentRangeStart w:id="95"/>
      <w:ins w:id="96" w:author="Stefanie Vandevijvere" w:date="2024-09-29T09:46:00Z">
        <w:r w:rsidRPr="008916DB">
          <w:rPr>
            <w:rFonts w:eastAsia="Times New Roman" w:cstheme="minorHAnsi"/>
            <w:b/>
            <w:bCs/>
            <w:lang w:val="en-US" w:eastAsia="fr-BE"/>
          </w:rPr>
          <w:t>6. Cross-Promotions</w:t>
        </w:r>
      </w:ins>
      <w:commentRangeEnd w:id="95"/>
      <w:ins w:id="97" w:author="Stefanie Vandevijvere" w:date="2024-09-29T09:56:00Z">
        <w:r w:rsidR="008916DB">
          <w:rPr>
            <w:rStyle w:val="CommentReference"/>
          </w:rPr>
          <w:commentReference w:id="95"/>
        </w:r>
      </w:ins>
    </w:p>
    <w:p w14:paraId="088075AF" w14:textId="77777777" w:rsidR="00E138FB" w:rsidRPr="008916DB" w:rsidRDefault="00E138FB" w:rsidP="00E138FB">
      <w:pPr>
        <w:spacing w:before="100" w:beforeAutospacing="1" w:after="100" w:afterAutospacing="1" w:line="240" w:lineRule="auto"/>
        <w:rPr>
          <w:ins w:id="98" w:author="Stefanie Vandevijvere" w:date="2024-09-29T09:46:00Z"/>
          <w:rFonts w:eastAsia="Times New Roman" w:cstheme="minorHAnsi"/>
          <w:lang w:val="en-US" w:eastAsia="fr-BE"/>
        </w:rPr>
      </w:pPr>
      <w:ins w:id="99"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Collaborating with complementary brands to offer joint promotions, leveraging each other’s customer bases. </w:t>
        </w:r>
        <w:r w:rsidRPr="008916DB">
          <w:rPr>
            <w:rFonts w:eastAsia="Times New Roman" w:cstheme="minorHAnsi"/>
            <w:b/>
            <w:bCs/>
            <w:lang w:val="en-US" w:eastAsia="fr-BE"/>
          </w:rPr>
          <w:t>Examples</w:t>
        </w:r>
        <w:r w:rsidRPr="008916DB">
          <w:rPr>
            <w:rFonts w:eastAsia="Times New Roman" w:cstheme="minorHAnsi"/>
            <w:lang w:val="en-US" w:eastAsia="fr-BE"/>
          </w:rPr>
          <w:t>: A yogurt brand partnering with a granola company for a combined discount on breakfast products.</w:t>
        </w:r>
      </w:ins>
    </w:p>
    <w:p w14:paraId="432F68CE" w14:textId="77777777" w:rsidR="00E138FB" w:rsidRPr="008916DB" w:rsidRDefault="00E138FB" w:rsidP="00E138FB">
      <w:pPr>
        <w:spacing w:before="100" w:beforeAutospacing="1" w:after="100" w:afterAutospacing="1" w:line="240" w:lineRule="auto"/>
        <w:outlineLvl w:val="2"/>
        <w:rPr>
          <w:ins w:id="100" w:author="Stefanie Vandevijvere" w:date="2024-09-29T09:46:00Z"/>
          <w:rFonts w:eastAsia="Times New Roman" w:cstheme="minorHAnsi"/>
          <w:b/>
          <w:bCs/>
          <w:lang w:val="en-US" w:eastAsia="fr-BE"/>
        </w:rPr>
      </w:pPr>
      <w:commentRangeStart w:id="101"/>
      <w:ins w:id="102" w:author="Stefanie Vandevijvere" w:date="2024-09-29T09:46:00Z">
        <w:r w:rsidRPr="008916DB">
          <w:rPr>
            <w:rFonts w:eastAsia="Times New Roman" w:cstheme="minorHAnsi"/>
            <w:b/>
            <w:bCs/>
            <w:lang w:val="en-US" w:eastAsia="fr-BE"/>
          </w:rPr>
          <w:t>7. Free Trials or Samples</w:t>
        </w:r>
      </w:ins>
      <w:commentRangeEnd w:id="101"/>
      <w:ins w:id="103" w:author="Stefanie Vandevijvere" w:date="2024-09-29T09:56:00Z">
        <w:r w:rsidR="008916DB">
          <w:rPr>
            <w:rStyle w:val="CommentReference"/>
          </w:rPr>
          <w:commentReference w:id="101"/>
        </w:r>
      </w:ins>
    </w:p>
    <w:p w14:paraId="0CD48373" w14:textId="77777777" w:rsidR="00E138FB" w:rsidRPr="008916DB" w:rsidRDefault="00E138FB" w:rsidP="00E138FB">
      <w:pPr>
        <w:spacing w:before="100" w:beforeAutospacing="1" w:after="100" w:afterAutospacing="1" w:line="240" w:lineRule="auto"/>
        <w:rPr>
          <w:ins w:id="104" w:author="Stefanie Vandevijvere" w:date="2024-09-29T09:46:00Z"/>
          <w:rFonts w:eastAsia="Times New Roman" w:cstheme="minorHAnsi"/>
          <w:lang w:val="en-US" w:eastAsia="fr-BE"/>
        </w:rPr>
      </w:pPr>
      <w:ins w:id="105"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Providing consumers with free samples to encourage trial and purchase. </w:t>
        </w:r>
        <w:r w:rsidRPr="008916DB">
          <w:rPr>
            <w:rFonts w:eastAsia="Times New Roman" w:cstheme="minorHAnsi"/>
            <w:b/>
            <w:bCs/>
            <w:lang w:val="en-US" w:eastAsia="fr-BE"/>
          </w:rPr>
          <w:t>Examples</w:t>
        </w:r>
        <w:r w:rsidRPr="008916DB">
          <w:rPr>
            <w:rFonts w:eastAsia="Times New Roman" w:cstheme="minorHAnsi"/>
            <w:lang w:val="en-US" w:eastAsia="fr-BE"/>
          </w:rPr>
          <w:t>: In-store sampling of new snack products or offering free samples with online orders.</w:t>
        </w:r>
      </w:ins>
    </w:p>
    <w:p w14:paraId="4FC399BC" w14:textId="77777777" w:rsidR="00E138FB" w:rsidRPr="008916DB" w:rsidRDefault="00E138FB" w:rsidP="00E138FB">
      <w:pPr>
        <w:spacing w:before="100" w:beforeAutospacing="1" w:after="100" w:afterAutospacing="1" w:line="240" w:lineRule="auto"/>
        <w:outlineLvl w:val="2"/>
        <w:rPr>
          <w:ins w:id="106" w:author="Stefanie Vandevijvere" w:date="2024-09-29T09:46:00Z"/>
          <w:rFonts w:eastAsia="Times New Roman" w:cstheme="minorHAnsi"/>
          <w:b/>
          <w:bCs/>
          <w:lang w:val="en-US" w:eastAsia="fr-BE"/>
        </w:rPr>
      </w:pPr>
      <w:commentRangeStart w:id="107"/>
      <w:ins w:id="108" w:author="Stefanie Vandevijvere" w:date="2024-09-29T09:46:00Z">
        <w:r w:rsidRPr="008916DB">
          <w:rPr>
            <w:rFonts w:eastAsia="Times New Roman" w:cstheme="minorHAnsi"/>
            <w:b/>
            <w:bCs/>
            <w:lang w:val="en-US" w:eastAsia="fr-BE"/>
          </w:rPr>
          <w:lastRenderedPageBreak/>
          <w:t>8. Flash Sales</w:t>
        </w:r>
      </w:ins>
      <w:commentRangeEnd w:id="107"/>
      <w:ins w:id="109" w:author="Stefanie Vandevijvere" w:date="2024-09-29T09:56:00Z">
        <w:r w:rsidR="008916DB">
          <w:rPr>
            <w:rStyle w:val="CommentReference"/>
          </w:rPr>
          <w:commentReference w:id="107"/>
        </w:r>
      </w:ins>
    </w:p>
    <w:p w14:paraId="1DED9BAA" w14:textId="77777777" w:rsidR="00E138FB" w:rsidRPr="008916DB" w:rsidRDefault="00E138FB" w:rsidP="00E138FB">
      <w:pPr>
        <w:spacing w:before="100" w:beforeAutospacing="1" w:after="100" w:afterAutospacing="1" w:line="240" w:lineRule="auto"/>
        <w:rPr>
          <w:ins w:id="110" w:author="Stefanie Vandevijvere" w:date="2024-09-29T09:46:00Z"/>
          <w:rFonts w:eastAsia="Times New Roman" w:cstheme="minorHAnsi"/>
          <w:lang w:val="en-US" w:eastAsia="fr-BE"/>
        </w:rPr>
      </w:pPr>
      <w:ins w:id="111"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Time-sensitive discounts to create urgency and encourage quick purchases. </w:t>
        </w:r>
        <w:r w:rsidRPr="008916DB">
          <w:rPr>
            <w:rFonts w:eastAsia="Times New Roman" w:cstheme="minorHAnsi"/>
            <w:b/>
            <w:bCs/>
            <w:lang w:val="en-US" w:eastAsia="fr-BE"/>
          </w:rPr>
          <w:t>Examples</w:t>
        </w:r>
        <w:r w:rsidRPr="008916DB">
          <w:rPr>
            <w:rFonts w:eastAsia="Times New Roman" w:cstheme="minorHAnsi"/>
            <w:lang w:val="en-US" w:eastAsia="fr-BE"/>
          </w:rPr>
          <w:t>: One-day discounts on popular items, announced via email or social media.</w:t>
        </w:r>
      </w:ins>
    </w:p>
    <w:p w14:paraId="3F797E7B" w14:textId="77777777" w:rsidR="00E138FB" w:rsidRPr="008916DB" w:rsidRDefault="00E138FB" w:rsidP="00E138FB">
      <w:pPr>
        <w:spacing w:before="100" w:beforeAutospacing="1" w:after="100" w:afterAutospacing="1" w:line="240" w:lineRule="auto"/>
        <w:outlineLvl w:val="2"/>
        <w:rPr>
          <w:ins w:id="112" w:author="Stefanie Vandevijvere" w:date="2024-09-29T09:46:00Z"/>
          <w:rFonts w:eastAsia="Times New Roman" w:cstheme="minorHAnsi"/>
          <w:b/>
          <w:bCs/>
          <w:lang w:val="en-US" w:eastAsia="fr-BE"/>
        </w:rPr>
      </w:pPr>
      <w:commentRangeStart w:id="113"/>
      <w:ins w:id="114" w:author="Stefanie Vandevijvere" w:date="2024-09-29T09:46:00Z">
        <w:r w:rsidRPr="008916DB">
          <w:rPr>
            <w:rFonts w:eastAsia="Times New Roman" w:cstheme="minorHAnsi"/>
            <w:b/>
            <w:bCs/>
            <w:lang w:val="en-US" w:eastAsia="fr-BE"/>
          </w:rPr>
          <w:t>9. Gamification</w:t>
        </w:r>
      </w:ins>
      <w:commentRangeEnd w:id="113"/>
      <w:ins w:id="115" w:author="Stefanie Vandevijvere" w:date="2024-09-29T09:57:00Z">
        <w:r w:rsidR="008916DB">
          <w:rPr>
            <w:rStyle w:val="CommentReference"/>
          </w:rPr>
          <w:commentReference w:id="113"/>
        </w:r>
      </w:ins>
    </w:p>
    <w:p w14:paraId="32F61797" w14:textId="77777777" w:rsidR="00E138FB" w:rsidRPr="008916DB" w:rsidRDefault="00E138FB" w:rsidP="00E138FB">
      <w:pPr>
        <w:spacing w:before="100" w:beforeAutospacing="1" w:after="100" w:afterAutospacing="1" w:line="240" w:lineRule="auto"/>
        <w:rPr>
          <w:ins w:id="116" w:author="Stefanie Vandevijvere" w:date="2024-09-29T09:46:00Z"/>
          <w:rFonts w:eastAsia="Times New Roman" w:cstheme="minorHAnsi"/>
          <w:lang w:val="en-US" w:eastAsia="fr-BE"/>
        </w:rPr>
      </w:pPr>
      <w:ins w:id="117"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Incorporating game-like elements into promotions to enhance engagement and interaction. </w:t>
        </w:r>
        <w:r w:rsidRPr="008916DB">
          <w:rPr>
            <w:rFonts w:eastAsia="Times New Roman" w:cstheme="minorHAnsi"/>
            <w:b/>
            <w:bCs/>
            <w:lang w:val="en-US" w:eastAsia="fr-BE"/>
          </w:rPr>
          <w:t>Examples</w:t>
        </w:r>
        <w:r w:rsidRPr="008916DB">
          <w:rPr>
            <w:rFonts w:eastAsia="Times New Roman" w:cstheme="minorHAnsi"/>
            <w:lang w:val="en-US" w:eastAsia="fr-BE"/>
          </w:rPr>
          <w:t>: Rewarding points for purchases that can be redeemed for prizes, or using spin-to-win wheels in stores.</w:t>
        </w:r>
      </w:ins>
    </w:p>
    <w:p w14:paraId="25F3CCB4" w14:textId="77777777" w:rsidR="00E138FB" w:rsidRPr="008916DB" w:rsidRDefault="00E138FB" w:rsidP="00E138FB">
      <w:pPr>
        <w:spacing w:before="100" w:beforeAutospacing="1" w:after="100" w:afterAutospacing="1" w:line="240" w:lineRule="auto"/>
        <w:outlineLvl w:val="2"/>
        <w:rPr>
          <w:ins w:id="118" w:author="Stefanie Vandevijvere" w:date="2024-09-29T09:46:00Z"/>
          <w:rFonts w:eastAsia="Times New Roman" w:cstheme="minorHAnsi"/>
          <w:b/>
          <w:bCs/>
          <w:lang w:val="en-US" w:eastAsia="fr-BE"/>
        </w:rPr>
      </w:pPr>
      <w:commentRangeStart w:id="119"/>
      <w:ins w:id="120" w:author="Stefanie Vandevijvere" w:date="2024-09-29T09:46:00Z">
        <w:r w:rsidRPr="008916DB">
          <w:rPr>
            <w:rFonts w:eastAsia="Times New Roman" w:cstheme="minorHAnsi"/>
            <w:b/>
            <w:bCs/>
            <w:lang w:val="en-US" w:eastAsia="fr-BE"/>
          </w:rPr>
          <w:t>10. Sustainability Promotions</w:t>
        </w:r>
      </w:ins>
      <w:commentRangeEnd w:id="119"/>
      <w:ins w:id="121" w:author="Stefanie Vandevijvere" w:date="2024-09-29T09:57:00Z">
        <w:r w:rsidR="00D64E67">
          <w:rPr>
            <w:rStyle w:val="CommentReference"/>
          </w:rPr>
          <w:commentReference w:id="119"/>
        </w:r>
      </w:ins>
    </w:p>
    <w:p w14:paraId="1500EEDC" w14:textId="77777777" w:rsidR="00E138FB" w:rsidRPr="008916DB" w:rsidRDefault="00E138FB" w:rsidP="00E138FB">
      <w:pPr>
        <w:spacing w:before="100" w:beforeAutospacing="1" w:after="100" w:afterAutospacing="1" w:line="240" w:lineRule="auto"/>
        <w:rPr>
          <w:ins w:id="122" w:author="Stefanie Vandevijvere" w:date="2024-09-29T09:46:00Z"/>
          <w:rFonts w:eastAsia="Times New Roman" w:cstheme="minorHAnsi"/>
          <w:lang w:val="en-US" w:eastAsia="fr-BE"/>
        </w:rPr>
      </w:pPr>
      <w:ins w:id="123" w:author="Stefanie Vandevijvere" w:date="2024-09-29T09:46:00Z">
        <w:r w:rsidRPr="008916DB">
          <w:rPr>
            <w:rFonts w:eastAsia="Times New Roman" w:cstheme="minorHAnsi"/>
            <w:b/>
            <w:bCs/>
            <w:lang w:val="en-US" w:eastAsia="fr-BE"/>
          </w:rPr>
          <w:t>Definition</w:t>
        </w:r>
        <w:r w:rsidRPr="008916DB">
          <w:rPr>
            <w:rFonts w:eastAsia="Times New Roman" w:cstheme="minorHAnsi"/>
            <w:lang w:val="en-US" w:eastAsia="fr-BE"/>
          </w:rPr>
          <w:t xml:space="preserve">: Highlighting environmentally friendly practices or products to appeal to eco-conscious consumers. </w:t>
        </w:r>
        <w:r w:rsidRPr="008916DB">
          <w:rPr>
            <w:rFonts w:eastAsia="Times New Roman" w:cstheme="minorHAnsi"/>
            <w:b/>
            <w:bCs/>
            <w:lang w:val="en-US" w:eastAsia="fr-BE"/>
          </w:rPr>
          <w:t>Examples</w:t>
        </w:r>
        <w:r w:rsidRPr="008916DB">
          <w:rPr>
            <w:rFonts w:eastAsia="Times New Roman" w:cstheme="minorHAnsi"/>
            <w:lang w:val="en-US" w:eastAsia="fr-BE"/>
          </w:rPr>
          <w:t>: Campaigns promoting recyclable packaging or products made from sustainable ingredients.</w:t>
        </w:r>
      </w:ins>
    </w:p>
    <w:p w14:paraId="063E6000" w14:textId="77777777" w:rsidR="00E138FB" w:rsidRPr="00D64E67" w:rsidRDefault="00E138FB" w:rsidP="00E138FB">
      <w:pPr>
        <w:spacing w:before="100" w:beforeAutospacing="1" w:after="100" w:afterAutospacing="1" w:line="240" w:lineRule="auto"/>
        <w:outlineLvl w:val="2"/>
        <w:rPr>
          <w:ins w:id="124" w:author="Stefanie Vandevijvere" w:date="2024-09-29T09:45:00Z"/>
          <w:rFonts w:eastAsia="Times New Roman" w:cstheme="minorHAnsi"/>
          <w:b/>
          <w:bCs/>
          <w:lang w:eastAsia="fr-BE"/>
        </w:rPr>
      </w:pPr>
      <w:proofErr w:type="spellStart"/>
      <w:ins w:id="125" w:author="Stefanie Vandevijvere" w:date="2024-09-29T09:45:00Z">
        <w:r w:rsidRPr="00D64E67">
          <w:rPr>
            <w:rFonts w:eastAsia="Times New Roman" w:cstheme="minorHAnsi"/>
            <w:b/>
            <w:bCs/>
            <w:lang w:eastAsia="fr-BE"/>
          </w:rPr>
          <w:t>Overlapping</w:t>
        </w:r>
        <w:proofErr w:type="spellEnd"/>
        <w:r w:rsidRPr="00D64E67">
          <w:rPr>
            <w:rFonts w:eastAsia="Times New Roman" w:cstheme="minorHAnsi"/>
            <w:b/>
            <w:bCs/>
            <w:lang w:eastAsia="fr-BE"/>
          </w:rPr>
          <w:t xml:space="preserve"> </w:t>
        </w:r>
        <w:proofErr w:type="spellStart"/>
        <w:r w:rsidRPr="00D64E67">
          <w:rPr>
            <w:rFonts w:eastAsia="Times New Roman" w:cstheme="minorHAnsi"/>
            <w:b/>
            <w:bCs/>
            <w:lang w:eastAsia="fr-BE"/>
          </w:rPr>
          <w:t>Categories</w:t>
        </w:r>
        <w:proofErr w:type="spellEnd"/>
      </w:ins>
    </w:p>
    <w:p w14:paraId="21F59786" w14:textId="77777777" w:rsidR="00E138FB" w:rsidRPr="00D64E67" w:rsidRDefault="00E138FB" w:rsidP="00E138FB">
      <w:pPr>
        <w:numPr>
          <w:ilvl w:val="0"/>
          <w:numId w:val="18"/>
        </w:numPr>
        <w:spacing w:before="100" w:beforeAutospacing="1" w:after="100" w:afterAutospacing="1" w:line="240" w:lineRule="auto"/>
        <w:rPr>
          <w:ins w:id="126" w:author="Stefanie Vandevijvere" w:date="2024-09-29T09:45:00Z"/>
          <w:rFonts w:eastAsia="Times New Roman" w:cstheme="minorHAnsi"/>
          <w:lang w:val="en-US" w:eastAsia="fr-BE"/>
        </w:rPr>
      </w:pPr>
      <w:ins w:id="127" w:author="Stefanie Vandevijvere" w:date="2024-09-29T09:45:00Z">
        <w:r w:rsidRPr="00D64E67">
          <w:rPr>
            <w:rFonts w:eastAsia="Times New Roman" w:cstheme="minorHAnsi"/>
            <w:b/>
            <w:bCs/>
            <w:lang w:val="en-US" w:eastAsia="fr-BE"/>
          </w:rPr>
          <w:t>Cartoon/Company Owned Character</w:t>
        </w:r>
        <w:r w:rsidRPr="00D64E67">
          <w:rPr>
            <w:rFonts w:eastAsia="Times New Roman" w:cstheme="minorHAnsi"/>
            <w:lang w:val="en-US" w:eastAsia="fr-BE"/>
          </w:rPr>
          <w:t xml:space="preserve"> &amp; </w:t>
        </w:r>
        <w:r w:rsidRPr="00D64E67">
          <w:rPr>
            <w:rFonts w:eastAsia="Times New Roman" w:cstheme="minorHAnsi"/>
            <w:b/>
            <w:bCs/>
            <w:lang w:val="en-US" w:eastAsia="fr-BE"/>
          </w:rPr>
          <w:t>Licensed Character</w:t>
        </w:r>
        <w:r w:rsidRPr="00D64E67">
          <w:rPr>
            <w:rFonts w:eastAsia="Times New Roman" w:cstheme="minorHAnsi"/>
            <w:lang w:val="en-US" w:eastAsia="fr-BE"/>
          </w:rPr>
          <w:t>:</w:t>
        </w:r>
      </w:ins>
    </w:p>
    <w:p w14:paraId="65C2BA02" w14:textId="77777777" w:rsidR="00E138FB" w:rsidRPr="00D64E67" w:rsidRDefault="00E138FB" w:rsidP="00E138FB">
      <w:pPr>
        <w:numPr>
          <w:ilvl w:val="1"/>
          <w:numId w:val="18"/>
        </w:numPr>
        <w:spacing w:before="100" w:beforeAutospacing="1" w:after="100" w:afterAutospacing="1" w:line="240" w:lineRule="auto"/>
        <w:rPr>
          <w:ins w:id="128" w:author="Stefanie Vandevijvere" w:date="2024-09-29T09:45:00Z"/>
          <w:rFonts w:eastAsia="Times New Roman" w:cstheme="minorHAnsi"/>
          <w:lang w:val="en-US" w:eastAsia="fr-BE"/>
        </w:rPr>
      </w:pPr>
      <w:ins w:id="129" w:author="Stefanie Vandevijvere" w:date="2024-09-29T09:45:00Z">
        <w:r w:rsidRPr="00D64E67">
          <w:rPr>
            <w:rFonts w:eastAsia="Times New Roman" w:cstheme="minorHAnsi"/>
            <w:lang w:val="en-US" w:eastAsia="fr-BE"/>
          </w:rPr>
          <w:t>Both involve characters used in marketing. The key distinction is ownership: company-owned characters are created by the brand itself, while licensed characters are borrowed from external media. However, they both serve similar purposes in engaging audiences, especially children.</w:t>
        </w:r>
      </w:ins>
    </w:p>
    <w:p w14:paraId="7A66BFC1" w14:textId="77777777" w:rsidR="00E138FB" w:rsidRPr="00D64E67" w:rsidRDefault="00E138FB" w:rsidP="00E138FB">
      <w:pPr>
        <w:numPr>
          <w:ilvl w:val="0"/>
          <w:numId w:val="18"/>
        </w:numPr>
        <w:spacing w:before="100" w:beforeAutospacing="1" w:after="100" w:afterAutospacing="1" w:line="240" w:lineRule="auto"/>
        <w:rPr>
          <w:ins w:id="130" w:author="Stefanie Vandevijvere" w:date="2024-09-29T09:45:00Z"/>
          <w:rFonts w:eastAsia="Times New Roman" w:cstheme="minorHAnsi"/>
          <w:lang w:val="en-US" w:eastAsia="fr-BE"/>
        </w:rPr>
      </w:pPr>
      <w:ins w:id="131" w:author="Stefanie Vandevijvere" w:date="2024-09-29T09:45:00Z">
        <w:r w:rsidRPr="00D64E67">
          <w:rPr>
            <w:rFonts w:eastAsia="Times New Roman" w:cstheme="minorHAnsi"/>
            <w:b/>
            <w:bCs/>
            <w:lang w:val="en-US" w:eastAsia="fr-BE"/>
          </w:rPr>
          <w:t>Amateur Sportsperson</w:t>
        </w:r>
        <w:r w:rsidRPr="00D64E67">
          <w:rPr>
            <w:rFonts w:eastAsia="Times New Roman" w:cstheme="minorHAnsi"/>
            <w:lang w:val="en-US" w:eastAsia="fr-BE"/>
          </w:rPr>
          <w:t xml:space="preserve"> &amp; </w:t>
        </w:r>
        <w:r w:rsidRPr="00D64E67">
          <w:rPr>
            <w:rFonts w:eastAsia="Times New Roman" w:cstheme="minorHAnsi"/>
            <w:b/>
            <w:bCs/>
            <w:lang w:val="en-US" w:eastAsia="fr-BE"/>
          </w:rPr>
          <w:t>Famous Sportsperson/Team</w:t>
        </w:r>
        <w:r w:rsidRPr="00D64E67">
          <w:rPr>
            <w:rFonts w:eastAsia="Times New Roman" w:cstheme="minorHAnsi"/>
            <w:lang w:val="en-US" w:eastAsia="fr-BE"/>
          </w:rPr>
          <w:t>:</w:t>
        </w:r>
      </w:ins>
    </w:p>
    <w:p w14:paraId="52D757EE" w14:textId="77777777" w:rsidR="00E138FB" w:rsidRPr="00D64E67" w:rsidRDefault="00E138FB" w:rsidP="00E138FB">
      <w:pPr>
        <w:numPr>
          <w:ilvl w:val="1"/>
          <w:numId w:val="18"/>
        </w:numPr>
        <w:spacing w:before="100" w:beforeAutospacing="1" w:after="100" w:afterAutospacing="1" w:line="240" w:lineRule="auto"/>
        <w:rPr>
          <w:ins w:id="132" w:author="Stefanie Vandevijvere" w:date="2024-09-29T09:45:00Z"/>
          <w:rFonts w:eastAsia="Times New Roman" w:cstheme="minorHAnsi"/>
          <w:lang w:val="en-US" w:eastAsia="fr-BE"/>
        </w:rPr>
      </w:pPr>
      <w:ins w:id="133" w:author="Stefanie Vandevijvere" w:date="2024-09-29T09:45:00Z">
        <w:r w:rsidRPr="00D64E67">
          <w:rPr>
            <w:rFonts w:eastAsia="Times New Roman" w:cstheme="minorHAnsi"/>
            <w:lang w:val="en-US" w:eastAsia="fr-BE"/>
          </w:rPr>
          <w:t>While one focuses on non-professional athletes and the other on well-known figures or teams, both categories revolve around sports and can target similar audiences. They both leverage the appeal of sports to promote products, but the level of recognition differs.</w:t>
        </w:r>
      </w:ins>
    </w:p>
    <w:p w14:paraId="2A553960" w14:textId="77777777" w:rsidR="00E138FB" w:rsidRPr="00D64E67" w:rsidRDefault="00E138FB" w:rsidP="00E138FB">
      <w:pPr>
        <w:numPr>
          <w:ilvl w:val="0"/>
          <w:numId w:val="18"/>
        </w:numPr>
        <w:spacing w:before="100" w:beforeAutospacing="1" w:after="100" w:afterAutospacing="1" w:line="240" w:lineRule="auto"/>
        <w:rPr>
          <w:ins w:id="134" w:author="Stefanie Vandevijvere" w:date="2024-09-29T09:45:00Z"/>
          <w:rFonts w:eastAsia="Times New Roman" w:cstheme="minorHAnsi"/>
          <w:lang w:val="en-US" w:eastAsia="fr-BE"/>
        </w:rPr>
      </w:pPr>
      <w:ins w:id="135" w:author="Stefanie Vandevijvere" w:date="2024-09-29T09:45:00Z">
        <w:r w:rsidRPr="00D64E67">
          <w:rPr>
            <w:rFonts w:eastAsia="Times New Roman" w:cstheme="minorHAnsi"/>
            <w:b/>
            <w:bCs/>
            <w:lang w:val="en-US" w:eastAsia="fr-BE"/>
          </w:rPr>
          <w:t>Celebrity (Non-sports)</w:t>
        </w:r>
        <w:r w:rsidRPr="00D64E67">
          <w:rPr>
            <w:rFonts w:eastAsia="Times New Roman" w:cstheme="minorHAnsi"/>
            <w:lang w:val="en-US" w:eastAsia="fr-BE"/>
          </w:rPr>
          <w:t xml:space="preserve"> &amp; </w:t>
        </w:r>
        <w:r w:rsidRPr="00D64E67">
          <w:rPr>
            <w:rFonts w:eastAsia="Times New Roman" w:cstheme="minorHAnsi"/>
            <w:b/>
            <w:bCs/>
            <w:lang w:val="en-US" w:eastAsia="fr-BE"/>
          </w:rPr>
          <w:t>Famous Sportsperson/Team</w:t>
        </w:r>
        <w:r w:rsidRPr="00D64E67">
          <w:rPr>
            <w:rFonts w:eastAsia="Times New Roman" w:cstheme="minorHAnsi"/>
            <w:lang w:val="en-US" w:eastAsia="fr-BE"/>
          </w:rPr>
          <w:t>:</w:t>
        </w:r>
      </w:ins>
    </w:p>
    <w:p w14:paraId="2286F1A4" w14:textId="77777777" w:rsidR="00E138FB" w:rsidRPr="00D64E67" w:rsidRDefault="00E138FB" w:rsidP="00E138FB">
      <w:pPr>
        <w:numPr>
          <w:ilvl w:val="1"/>
          <w:numId w:val="18"/>
        </w:numPr>
        <w:spacing w:before="100" w:beforeAutospacing="1" w:after="100" w:afterAutospacing="1" w:line="240" w:lineRule="auto"/>
        <w:rPr>
          <w:ins w:id="136" w:author="Stefanie Vandevijvere" w:date="2024-09-29T09:45:00Z"/>
          <w:rFonts w:eastAsia="Times New Roman" w:cstheme="minorHAnsi"/>
          <w:lang w:val="en-US" w:eastAsia="fr-BE"/>
        </w:rPr>
      </w:pPr>
      <w:ins w:id="137" w:author="Stefanie Vandevijvere" w:date="2024-09-29T09:45:00Z">
        <w:r w:rsidRPr="00D64E67">
          <w:rPr>
            <w:rFonts w:eastAsia="Times New Roman" w:cstheme="minorHAnsi"/>
            <w:lang w:val="en-US" w:eastAsia="fr-BE"/>
          </w:rPr>
          <w:t>Both categories feature prominent figures who can attract attention and lend credibility to products. They serve to engage audiences through the personalities of well-known individuals, although their fields differ.</w:t>
        </w:r>
      </w:ins>
    </w:p>
    <w:p w14:paraId="2DF0EB48" w14:textId="77777777" w:rsidR="00E138FB" w:rsidRPr="00D64E67" w:rsidRDefault="00E138FB" w:rsidP="00E138FB">
      <w:pPr>
        <w:numPr>
          <w:ilvl w:val="0"/>
          <w:numId w:val="18"/>
        </w:numPr>
        <w:spacing w:before="100" w:beforeAutospacing="1" w:after="100" w:afterAutospacing="1" w:line="240" w:lineRule="auto"/>
        <w:rPr>
          <w:ins w:id="138" w:author="Stefanie Vandevijvere" w:date="2024-09-29T09:45:00Z"/>
          <w:rFonts w:eastAsia="Times New Roman" w:cstheme="minorHAnsi"/>
          <w:lang w:eastAsia="fr-BE"/>
        </w:rPr>
      </w:pPr>
      <w:ins w:id="139" w:author="Stefanie Vandevijvere" w:date="2024-09-29T09:45:00Z">
        <w:r w:rsidRPr="00D64E67">
          <w:rPr>
            <w:rFonts w:eastAsia="Times New Roman" w:cstheme="minorHAnsi"/>
            <w:b/>
            <w:bCs/>
            <w:lang w:eastAsia="fr-BE"/>
          </w:rPr>
          <w:t>‘For Kids’</w:t>
        </w:r>
        <w:r w:rsidRPr="00D64E67">
          <w:rPr>
            <w:rFonts w:eastAsia="Times New Roman" w:cstheme="minorHAnsi"/>
            <w:lang w:eastAsia="fr-BE"/>
          </w:rPr>
          <w:t xml:space="preserve"> &amp; </w:t>
        </w:r>
        <w:r w:rsidRPr="00D64E67">
          <w:rPr>
            <w:rFonts w:eastAsia="Times New Roman" w:cstheme="minorHAnsi"/>
            <w:b/>
            <w:bCs/>
            <w:lang w:eastAsia="fr-BE"/>
          </w:rPr>
          <w:t xml:space="preserve">‘For </w:t>
        </w:r>
        <w:proofErr w:type="spellStart"/>
        <w:r w:rsidRPr="00D64E67">
          <w:rPr>
            <w:rFonts w:eastAsia="Times New Roman" w:cstheme="minorHAnsi"/>
            <w:b/>
            <w:bCs/>
            <w:lang w:eastAsia="fr-BE"/>
          </w:rPr>
          <w:t>Students</w:t>
        </w:r>
        <w:proofErr w:type="spellEnd"/>
        <w:r w:rsidRPr="00D64E67">
          <w:rPr>
            <w:rFonts w:eastAsia="Times New Roman" w:cstheme="minorHAnsi"/>
            <w:b/>
            <w:bCs/>
            <w:lang w:eastAsia="fr-BE"/>
          </w:rPr>
          <w:t>’</w:t>
        </w:r>
        <w:r w:rsidRPr="00D64E67">
          <w:rPr>
            <w:rFonts w:eastAsia="Times New Roman" w:cstheme="minorHAnsi"/>
            <w:lang w:eastAsia="fr-BE"/>
          </w:rPr>
          <w:t>:</w:t>
        </w:r>
      </w:ins>
    </w:p>
    <w:p w14:paraId="0E7F06AC" w14:textId="77777777" w:rsidR="00E138FB" w:rsidRPr="00D64E67" w:rsidRDefault="00E138FB" w:rsidP="00E138FB">
      <w:pPr>
        <w:numPr>
          <w:ilvl w:val="1"/>
          <w:numId w:val="18"/>
        </w:numPr>
        <w:spacing w:before="100" w:beforeAutospacing="1" w:after="100" w:afterAutospacing="1" w:line="240" w:lineRule="auto"/>
        <w:rPr>
          <w:ins w:id="140" w:author="Stefanie Vandevijvere" w:date="2024-09-29T09:45:00Z"/>
          <w:rFonts w:eastAsia="Times New Roman" w:cstheme="minorHAnsi"/>
          <w:lang w:val="en-US" w:eastAsia="fr-BE"/>
        </w:rPr>
      </w:pPr>
      <w:ins w:id="141" w:author="Stefanie Vandevijvere" w:date="2024-09-29T09:45:00Z">
        <w:r w:rsidRPr="00D64E67">
          <w:rPr>
            <w:rFonts w:eastAsia="Times New Roman" w:cstheme="minorHAnsi"/>
            <w:lang w:val="en-US" w:eastAsia="fr-BE"/>
          </w:rPr>
          <w:t>Both categories target younger demographics, but at different life stages. They can share similar messaging and product attributes, especially in food marketing, where fun, convenience, and health may appeal to both groups.</w:t>
        </w:r>
      </w:ins>
    </w:p>
    <w:p w14:paraId="3A2F9BF9" w14:textId="77777777" w:rsidR="00E138FB" w:rsidRPr="00D64E67" w:rsidRDefault="00E138FB" w:rsidP="00E138FB">
      <w:pPr>
        <w:numPr>
          <w:ilvl w:val="0"/>
          <w:numId w:val="18"/>
        </w:numPr>
        <w:spacing w:before="100" w:beforeAutospacing="1" w:after="100" w:afterAutospacing="1" w:line="240" w:lineRule="auto"/>
        <w:rPr>
          <w:ins w:id="142" w:author="Stefanie Vandevijvere" w:date="2024-09-29T09:45:00Z"/>
          <w:rFonts w:eastAsia="Times New Roman" w:cstheme="minorHAnsi"/>
          <w:lang w:eastAsia="fr-BE"/>
        </w:rPr>
      </w:pPr>
      <w:ins w:id="143" w:author="Stefanie Vandevijvere" w:date="2024-09-29T09:45:00Z">
        <w:r w:rsidRPr="00D64E67">
          <w:rPr>
            <w:rFonts w:eastAsia="Times New Roman" w:cstheme="minorHAnsi"/>
            <w:b/>
            <w:bCs/>
            <w:lang w:eastAsia="fr-BE"/>
          </w:rPr>
          <w:t>Non-sports/</w:t>
        </w:r>
        <w:proofErr w:type="spellStart"/>
        <w:r w:rsidRPr="00D64E67">
          <w:rPr>
            <w:rFonts w:eastAsia="Times New Roman" w:cstheme="minorHAnsi"/>
            <w:b/>
            <w:bCs/>
            <w:lang w:eastAsia="fr-BE"/>
          </w:rPr>
          <w:t>Historical</w:t>
        </w:r>
        <w:proofErr w:type="spellEnd"/>
        <w:r w:rsidRPr="00D64E67">
          <w:rPr>
            <w:rFonts w:eastAsia="Times New Roman" w:cstheme="minorHAnsi"/>
            <w:b/>
            <w:bCs/>
            <w:lang w:eastAsia="fr-BE"/>
          </w:rPr>
          <w:t xml:space="preserve"> Events/Festivals</w:t>
        </w:r>
        <w:r w:rsidRPr="00D64E67">
          <w:rPr>
            <w:rFonts w:eastAsia="Times New Roman" w:cstheme="minorHAnsi"/>
            <w:lang w:eastAsia="fr-BE"/>
          </w:rPr>
          <w:t xml:space="preserve"> &amp; </w:t>
        </w:r>
        <w:r w:rsidRPr="00D64E67">
          <w:rPr>
            <w:rFonts w:eastAsia="Times New Roman" w:cstheme="minorHAnsi"/>
            <w:b/>
            <w:bCs/>
            <w:lang w:eastAsia="fr-BE"/>
          </w:rPr>
          <w:t>Sports Event</w:t>
        </w:r>
        <w:r w:rsidRPr="00D64E67">
          <w:rPr>
            <w:rFonts w:eastAsia="Times New Roman" w:cstheme="minorHAnsi"/>
            <w:lang w:eastAsia="fr-BE"/>
          </w:rPr>
          <w:t>:</w:t>
        </w:r>
      </w:ins>
    </w:p>
    <w:p w14:paraId="4F7F6EBB" w14:textId="77777777" w:rsidR="00E138FB" w:rsidRPr="00D64E67" w:rsidRDefault="00E138FB" w:rsidP="00E138FB">
      <w:pPr>
        <w:numPr>
          <w:ilvl w:val="1"/>
          <w:numId w:val="18"/>
        </w:numPr>
        <w:spacing w:before="100" w:beforeAutospacing="1" w:after="100" w:afterAutospacing="1" w:line="240" w:lineRule="auto"/>
        <w:rPr>
          <w:ins w:id="144" w:author="Stefanie Vandevijvere" w:date="2024-09-29T09:45:00Z"/>
          <w:rFonts w:eastAsia="Times New Roman" w:cstheme="minorHAnsi"/>
          <w:lang w:val="en-US" w:eastAsia="fr-BE"/>
        </w:rPr>
      </w:pPr>
      <w:ins w:id="145" w:author="Stefanie Vandevijvere" w:date="2024-09-29T09:45:00Z">
        <w:r w:rsidRPr="00D64E67">
          <w:rPr>
            <w:rFonts w:eastAsia="Times New Roman" w:cstheme="minorHAnsi"/>
            <w:lang w:val="en-US" w:eastAsia="fr-BE"/>
          </w:rPr>
          <w:t>Both categories utilize events to drive engagement and marketing opportunities. While one is focused on cultural or historical significance, the other centers around sports, but they both can serve as timely contexts for promotions.</w:t>
        </w:r>
      </w:ins>
    </w:p>
    <w:p w14:paraId="66C7DC84" w14:textId="77777777" w:rsidR="00E138FB" w:rsidRPr="00D64E67" w:rsidRDefault="00E138FB" w:rsidP="00E138FB">
      <w:pPr>
        <w:spacing w:before="100" w:beforeAutospacing="1" w:after="100" w:afterAutospacing="1" w:line="240" w:lineRule="auto"/>
        <w:outlineLvl w:val="2"/>
        <w:rPr>
          <w:ins w:id="146" w:author="Stefanie Vandevijvere" w:date="2024-09-29T09:45:00Z"/>
          <w:rFonts w:eastAsia="Times New Roman" w:cstheme="minorHAnsi"/>
          <w:b/>
          <w:bCs/>
          <w:lang w:val="en-US" w:eastAsia="fr-BE"/>
        </w:rPr>
      </w:pPr>
      <w:ins w:id="147" w:author="Stefanie Vandevijvere" w:date="2024-09-29T09:45:00Z">
        <w:r w:rsidRPr="00D64E67">
          <w:rPr>
            <w:rFonts w:eastAsia="Times New Roman" w:cstheme="minorHAnsi"/>
            <w:b/>
            <w:bCs/>
            <w:lang w:val="en-US" w:eastAsia="fr-BE"/>
          </w:rPr>
          <w:t>Suggestions for Clarity</w:t>
        </w:r>
      </w:ins>
    </w:p>
    <w:p w14:paraId="1C6392F7" w14:textId="77777777" w:rsidR="00E138FB" w:rsidRPr="00D64E67" w:rsidRDefault="00E138FB" w:rsidP="00E138FB">
      <w:pPr>
        <w:spacing w:before="100" w:beforeAutospacing="1" w:after="100" w:afterAutospacing="1" w:line="240" w:lineRule="auto"/>
        <w:rPr>
          <w:ins w:id="148" w:author="Stefanie Vandevijvere" w:date="2024-09-29T09:45:00Z"/>
          <w:rFonts w:eastAsia="Times New Roman" w:cstheme="minorHAnsi"/>
          <w:lang w:val="en-US" w:eastAsia="fr-BE"/>
        </w:rPr>
      </w:pPr>
      <w:ins w:id="149" w:author="Stefanie Vandevijvere" w:date="2024-09-29T09:45:00Z">
        <w:r w:rsidRPr="00D64E67">
          <w:rPr>
            <w:rFonts w:eastAsia="Times New Roman" w:cstheme="minorHAnsi"/>
            <w:lang w:val="en-US" w:eastAsia="fr-BE"/>
          </w:rPr>
          <w:t>To reduce overlap and clarify your categories, consider:</w:t>
        </w:r>
      </w:ins>
    </w:p>
    <w:p w14:paraId="3309CD7F" w14:textId="77777777" w:rsidR="00E138FB" w:rsidRPr="00D64E67" w:rsidRDefault="00E138FB" w:rsidP="00E138FB">
      <w:pPr>
        <w:numPr>
          <w:ilvl w:val="0"/>
          <w:numId w:val="19"/>
        </w:numPr>
        <w:spacing w:before="100" w:beforeAutospacing="1" w:after="100" w:afterAutospacing="1" w:line="240" w:lineRule="auto"/>
        <w:rPr>
          <w:ins w:id="150" w:author="Stefanie Vandevijvere" w:date="2024-09-29T09:45:00Z"/>
          <w:rFonts w:eastAsia="Times New Roman" w:cstheme="minorHAnsi"/>
          <w:lang w:val="en-US" w:eastAsia="fr-BE"/>
        </w:rPr>
      </w:pPr>
      <w:ins w:id="151" w:author="Stefanie Vandevijvere" w:date="2024-09-29T09:45:00Z">
        <w:r w:rsidRPr="00D64E67">
          <w:rPr>
            <w:rFonts w:eastAsia="Times New Roman" w:cstheme="minorHAnsi"/>
            <w:b/>
            <w:bCs/>
            <w:lang w:val="en-US" w:eastAsia="fr-BE"/>
          </w:rPr>
          <w:t>Combining similar categories</w:t>
        </w:r>
        <w:r w:rsidRPr="00D64E67">
          <w:rPr>
            <w:rFonts w:eastAsia="Times New Roman" w:cstheme="minorHAnsi"/>
            <w:lang w:val="en-US" w:eastAsia="fr-BE"/>
          </w:rPr>
          <w:t xml:space="preserve">: For instance, you might merge </w:t>
        </w:r>
        <w:r w:rsidRPr="00D64E67">
          <w:rPr>
            <w:rFonts w:eastAsia="Times New Roman" w:cstheme="minorHAnsi"/>
            <w:b/>
            <w:bCs/>
            <w:lang w:val="en-US" w:eastAsia="fr-BE"/>
          </w:rPr>
          <w:t>Cartoon/Company Owned Character</w:t>
        </w:r>
        <w:r w:rsidRPr="00D64E67">
          <w:rPr>
            <w:rFonts w:eastAsia="Times New Roman" w:cstheme="minorHAnsi"/>
            <w:lang w:val="en-US" w:eastAsia="fr-BE"/>
          </w:rPr>
          <w:t xml:space="preserve"> and </w:t>
        </w:r>
        <w:r w:rsidRPr="00D64E67">
          <w:rPr>
            <w:rFonts w:eastAsia="Times New Roman" w:cstheme="minorHAnsi"/>
            <w:b/>
            <w:bCs/>
            <w:lang w:val="en-US" w:eastAsia="fr-BE"/>
          </w:rPr>
          <w:t>Licensed Character</w:t>
        </w:r>
        <w:r w:rsidRPr="00D64E67">
          <w:rPr>
            <w:rFonts w:eastAsia="Times New Roman" w:cstheme="minorHAnsi"/>
            <w:lang w:val="en-US" w:eastAsia="fr-BE"/>
          </w:rPr>
          <w:t xml:space="preserve"> into a broader category focused on </w:t>
        </w:r>
        <w:r w:rsidRPr="00D64E67">
          <w:rPr>
            <w:rFonts w:eastAsia="Times New Roman" w:cstheme="minorHAnsi"/>
            <w:b/>
            <w:bCs/>
            <w:lang w:val="en-US" w:eastAsia="fr-BE"/>
          </w:rPr>
          <w:t>Character-Based Promotions</w:t>
        </w:r>
        <w:r w:rsidRPr="00D64E67">
          <w:rPr>
            <w:rFonts w:eastAsia="Times New Roman" w:cstheme="minorHAnsi"/>
            <w:lang w:val="en-US" w:eastAsia="fr-BE"/>
          </w:rPr>
          <w:t>.</w:t>
        </w:r>
      </w:ins>
    </w:p>
    <w:p w14:paraId="1A1D4AB8" w14:textId="77777777" w:rsidR="00E138FB" w:rsidRPr="00D64E67" w:rsidRDefault="00E138FB" w:rsidP="00E138FB">
      <w:pPr>
        <w:numPr>
          <w:ilvl w:val="0"/>
          <w:numId w:val="19"/>
        </w:numPr>
        <w:spacing w:before="100" w:beforeAutospacing="1" w:after="100" w:afterAutospacing="1" w:line="240" w:lineRule="auto"/>
        <w:rPr>
          <w:ins w:id="152" w:author="Stefanie Vandevijvere" w:date="2024-09-29T09:45:00Z"/>
          <w:rFonts w:eastAsia="Times New Roman" w:cstheme="minorHAnsi"/>
          <w:lang w:val="en-US" w:eastAsia="fr-BE"/>
        </w:rPr>
      </w:pPr>
      <w:ins w:id="153" w:author="Stefanie Vandevijvere" w:date="2024-09-29T09:45:00Z">
        <w:r w:rsidRPr="00D64E67">
          <w:rPr>
            <w:rFonts w:eastAsia="Times New Roman" w:cstheme="minorHAnsi"/>
            <w:b/>
            <w:bCs/>
            <w:lang w:val="en-US" w:eastAsia="fr-BE"/>
          </w:rPr>
          <w:lastRenderedPageBreak/>
          <w:t>Clarifying target audience</w:t>
        </w:r>
        <w:r w:rsidRPr="00D64E67">
          <w:rPr>
            <w:rFonts w:eastAsia="Times New Roman" w:cstheme="minorHAnsi"/>
            <w:lang w:val="en-US" w:eastAsia="fr-BE"/>
          </w:rPr>
          <w:t xml:space="preserve">: Ensure that the distinctions between </w:t>
        </w:r>
        <w:r w:rsidRPr="00D64E67">
          <w:rPr>
            <w:rFonts w:eastAsia="Times New Roman" w:cstheme="minorHAnsi"/>
            <w:b/>
            <w:bCs/>
            <w:lang w:val="en-US" w:eastAsia="fr-BE"/>
          </w:rPr>
          <w:t>‘For Kids’</w:t>
        </w:r>
        <w:r w:rsidRPr="00D64E67">
          <w:rPr>
            <w:rFonts w:eastAsia="Times New Roman" w:cstheme="minorHAnsi"/>
            <w:lang w:val="en-US" w:eastAsia="fr-BE"/>
          </w:rPr>
          <w:t xml:space="preserve"> and </w:t>
        </w:r>
        <w:r w:rsidRPr="00D64E67">
          <w:rPr>
            <w:rFonts w:eastAsia="Times New Roman" w:cstheme="minorHAnsi"/>
            <w:b/>
            <w:bCs/>
            <w:lang w:val="en-US" w:eastAsia="fr-BE"/>
          </w:rPr>
          <w:t>‘For Students’</w:t>
        </w:r>
        <w:r w:rsidRPr="00D64E67">
          <w:rPr>
            <w:rFonts w:eastAsia="Times New Roman" w:cstheme="minorHAnsi"/>
            <w:lang w:val="en-US" w:eastAsia="fr-BE"/>
          </w:rPr>
          <w:t xml:space="preserve"> are clear, possibly by emphasizing the different types of products and messaging tailored for each group.</w:t>
        </w:r>
      </w:ins>
    </w:p>
    <w:p w14:paraId="70C8368E" w14:textId="77777777" w:rsidR="00E138FB" w:rsidRPr="00D64E67" w:rsidRDefault="00E138FB" w:rsidP="00E138FB">
      <w:pPr>
        <w:numPr>
          <w:ilvl w:val="0"/>
          <w:numId w:val="19"/>
        </w:numPr>
        <w:spacing w:before="100" w:beforeAutospacing="1" w:after="100" w:afterAutospacing="1" w:line="240" w:lineRule="auto"/>
        <w:rPr>
          <w:ins w:id="154" w:author="Stefanie Vandevijvere" w:date="2024-09-29T09:45:00Z"/>
          <w:rFonts w:eastAsia="Times New Roman" w:cstheme="minorHAnsi"/>
          <w:lang w:val="en-US" w:eastAsia="fr-BE"/>
        </w:rPr>
      </w:pPr>
      <w:ins w:id="155" w:author="Stefanie Vandevijvere" w:date="2024-09-29T09:45:00Z">
        <w:r w:rsidRPr="00D64E67">
          <w:rPr>
            <w:rFonts w:eastAsia="Times New Roman" w:cstheme="minorHAnsi"/>
            <w:b/>
            <w:bCs/>
            <w:lang w:val="en-US" w:eastAsia="fr-BE"/>
          </w:rPr>
          <w:t>Highlighting unique aspects</w:t>
        </w:r>
        <w:r w:rsidRPr="00D64E67">
          <w:rPr>
            <w:rFonts w:eastAsia="Times New Roman" w:cstheme="minorHAnsi"/>
            <w:lang w:val="en-US" w:eastAsia="fr-BE"/>
          </w:rPr>
          <w:t>: Clearly define what makes each category unique, focusing on how they engage consumers differently.</w:t>
        </w:r>
      </w:ins>
    </w:p>
    <w:p w14:paraId="27D985F1" w14:textId="77777777" w:rsidR="003F594C" w:rsidRDefault="003F594C">
      <w:pPr>
        <w:rPr>
          <w:rFonts w:eastAsia="Times New Roman" w:cstheme="minorHAnsi"/>
          <w:color w:val="000000"/>
          <w:lang w:val="en-US" w:eastAsia="fr-BE"/>
        </w:rPr>
      </w:pPr>
    </w:p>
    <w:p w14:paraId="12D8BD72" w14:textId="406618FD" w:rsidR="00602590" w:rsidRPr="003F594C" w:rsidRDefault="00602590">
      <w:pPr>
        <w:rPr>
          <w:rFonts w:eastAsia="Times New Roman" w:cstheme="minorHAnsi"/>
          <w:b/>
          <w:bCs/>
          <w:color w:val="000000"/>
          <w:lang w:val="en-US" w:eastAsia="fr-BE"/>
        </w:rPr>
      </w:pPr>
      <w:r w:rsidRPr="003F594C">
        <w:rPr>
          <w:rFonts w:eastAsia="Times New Roman" w:cstheme="minorHAnsi"/>
          <w:b/>
          <w:bCs/>
          <w:color w:val="000000"/>
          <w:lang w:val="en-US" w:eastAsia="fr-BE"/>
        </w:rPr>
        <w:t>Premium offers</w:t>
      </w:r>
    </w:p>
    <w:p w14:paraId="599BB7C1" w14:textId="442CB4A3" w:rsidR="003F594C" w:rsidRDefault="00602590">
      <w:pPr>
        <w:rPr>
          <w:lang w:val="en-US"/>
        </w:rPr>
      </w:pPr>
      <w:r w:rsidRPr="00602590">
        <w:rPr>
          <w:lang w:val="en-US"/>
        </w:rPr>
        <w:t xml:space="preserve">1= Game and app downloads </w:t>
      </w:r>
    </w:p>
    <w:p w14:paraId="2D0A4C28" w14:textId="77777777" w:rsidR="000873E6" w:rsidRPr="000873E6" w:rsidRDefault="000873E6" w:rsidP="000873E6">
      <w:pPr>
        <w:spacing w:before="100" w:beforeAutospacing="1" w:after="100" w:afterAutospacing="1" w:line="240" w:lineRule="auto"/>
        <w:rPr>
          <w:ins w:id="156" w:author="Stefanie Vandevijvere" w:date="2024-09-29T09:40:00Z"/>
          <w:rFonts w:ascii="Times New Roman" w:eastAsia="Times New Roman" w:hAnsi="Times New Roman" w:cs="Times New Roman"/>
          <w:sz w:val="24"/>
          <w:szCs w:val="24"/>
          <w:lang w:eastAsia="fr-BE"/>
        </w:rPr>
      </w:pPr>
      <w:ins w:id="157" w:author="Stefanie Vandevijvere" w:date="2024-09-29T09:40:00Z">
        <w:r w:rsidRPr="000873E6">
          <w:rPr>
            <w:rFonts w:ascii="Times New Roman" w:eastAsia="Times New Roman" w:hAnsi="Times New Roman" w:cs="Times New Roman"/>
            <w:b/>
            <w:bCs/>
            <w:sz w:val="24"/>
            <w:szCs w:val="24"/>
            <w:lang w:val="en-US" w:eastAsia="fr-BE"/>
          </w:rPr>
          <w:t>Definition</w:t>
        </w:r>
        <w:r w:rsidRPr="000873E6">
          <w:rPr>
            <w:rFonts w:ascii="Times New Roman" w:eastAsia="Times New Roman" w:hAnsi="Times New Roman" w:cs="Times New Roman"/>
            <w:sz w:val="24"/>
            <w:szCs w:val="24"/>
            <w:lang w:val="en-US" w:eastAsia="fr-BE"/>
          </w:rPr>
          <w:t xml:space="preserve">: Offers that incentivize consumers to download mobile games or apps, often tied to promotions or rewards.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7F185891" w14:textId="77777777" w:rsidR="000873E6" w:rsidRPr="000873E6" w:rsidRDefault="000873E6" w:rsidP="000873E6">
      <w:pPr>
        <w:numPr>
          <w:ilvl w:val="0"/>
          <w:numId w:val="1"/>
        </w:numPr>
        <w:spacing w:before="100" w:beforeAutospacing="1" w:after="100" w:afterAutospacing="1" w:line="240" w:lineRule="auto"/>
        <w:rPr>
          <w:ins w:id="158" w:author="Stefanie Vandevijvere" w:date="2024-09-29T09:40:00Z"/>
          <w:rFonts w:ascii="Times New Roman" w:eastAsia="Times New Roman" w:hAnsi="Times New Roman" w:cs="Times New Roman"/>
          <w:sz w:val="24"/>
          <w:szCs w:val="24"/>
          <w:lang w:val="en-US" w:eastAsia="fr-BE"/>
        </w:rPr>
      </w:pPr>
      <w:ins w:id="159" w:author="Stefanie Vandevijvere" w:date="2024-09-29T09:40:00Z">
        <w:r w:rsidRPr="000873E6">
          <w:rPr>
            <w:rFonts w:ascii="Times New Roman" w:eastAsia="Times New Roman" w:hAnsi="Times New Roman" w:cs="Times New Roman"/>
            <w:b/>
            <w:bCs/>
            <w:sz w:val="24"/>
            <w:szCs w:val="24"/>
            <w:lang w:val="en-US" w:eastAsia="fr-BE"/>
          </w:rPr>
          <w:t>Free in-game currency</w:t>
        </w:r>
        <w:r w:rsidRPr="000873E6">
          <w:rPr>
            <w:rFonts w:ascii="Times New Roman" w:eastAsia="Times New Roman" w:hAnsi="Times New Roman" w:cs="Times New Roman"/>
            <w:sz w:val="24"/>
            <w:szCs w:val="24"/>
            <w:lang w:val="en-US" w:eastAsia="fr-BE"/>
          </w:rPr>
          <w:t xml:space="preserve"> for downloading a partner app, like a local food delivery service offering credits for a popular mobile game.</w:t>
        </w:r>
      </w:ins>
    </w:p>
    <w:p w14:paraId="640AC229" w14:textId="77777777" w:rsidR="000873E6" w:rsidRPr="000873E6" w:rsidRDefault="000873E6" w:rsidP="000873E6">
      <w:pPr>
        <w:numPr>
          <w:ilvl w:val="0"/>
          <w:numId w:val="1"/>
        </w:numPr>
        <w:spacing w:before="100" w:beforeAutospacing="1" w:after="100" w:afterAutospacing="1" w:line="240" w:lineRule="auto"/>
        <w:rPr>
          <w:ins w:id="160" w:author="Stefanie Vandevijvere" w:date="2024-09-29T09:40:00Z"/>
          <w:rFonts w:ascii="Times New Roman" w:eastAsia="Times New Roman" w:hAnsi="Times New Roman" w:cs="Times New Roman"/>
          <w:sz w:val="24"/>
          <w:szCs w:val="24"/>
          <w:lang w:val="en-US" w:eastAsia="fr-BE"/>
        </w:rPr>
      </w:pPr>
      <w:ins w:id="161" w:author="Stefanie Vandevijvere" w:date="2024-09-29T09:40:00Z">
        <w:r w:rsidRPr="000873E6">
          <w:rPr>
            <w:rFonts w:ascii="Times New Roman" w:eastAsia="Times New Roman" w:hAnsi="Times New Roman" w:cs="Times New Roman"/>
            <w:b/>
            <w:bCs/>
            <w:sz w:val="24"/>
            <w:szCs w:val="24"/>
            <w:lang w:val="en-US" w:eastAsia="fr-BE"/>
          </w:rPr>
          <w:t>Exclusive game content</w:t>
        </w:r>
        <w:r w:rsidRPr="000873E6">
          <w:rPr>
            <w:rFonts w:ascii="Times New Roman" w:eastAsia="Times New Roman" w:hAnsi="Times New Roman" w:cs="Times New Roman"/>
            <w:sz w:val="24"/>
            <w:szCs w:val="24"/>
            <w:lang w:val="en-US" w:eastAsia="fr-BE"/>
          </w:rPr>
          <w:t xml:space="preserve"> (like skins or characters) available through downloads promoted by brands, such as a fast-food chain partnering with a popular gaming franchise.</w:t>
        </w:r>
      </w:ins>
    </w:p>
    <w:p w14:paraId="021AAA62" w14:textId="77777777" w:rsidR="000873E6" w:rsidRDefault="000873E6">
      <w:pPr>
        <w:rPr>
          <w:lang w:val="en-US"/>
        </w:rPr>
      </w:pPr>
    </w:p>
    <w:p w14:paraId="071F00A3" w14:textId="0BC7991B" w:rsidR="003F594C" w:rsidRDefault="00602590">
      <w:pPr>
        <w:rPr>
          <w:ins w:id="162" w:author="Stefanie Vandevijvere" w:date="2024-09-29T09:40:00Z"/>
          <w:lang w:val="en-US"/>
        </w:rPr>
      </w:pPr>
      <w:r w:rsidRPr="00602590">
        <w:rPr>
          <w:lang w:val="en-US"/>
        </w:rPr>
        <w:t xml:space="preserve">2= Contests </w:t>
      </w:r>
    </w:p>
    <w:p w14:paraId="2BB8F3C1" w14:textId="77777777" w:rsidR="000873E6" w:rsidRPr="000873E6" w:rsidRDefault="000873E6" w:rsidP="000873E6">
      <w:pPr>
        <w:spacing w:before="100" w:beforeAutospacing="1" w:after="100" w:afterAutospacing="1" w:line="240" w:lineRule="auto"/>
        <w:rPr>
          <w:ins w:id="163" w:author="Stefanie Vandevijvere" w:date="2024-09-29T09:40:00Z"/>
          <w:rFonts w:ascii="Times New Roman" w:eastAsia="Times New Roman" w:hAnsi="Times New Roman" w:cs="Times New Roman"/>
          <w:sz w:val="24"/>
          <w:szCs w:val="24"/>
          <w:lang w:eastAsia="fr-BE"/>
        </w:rPr>
      </w:pPr>
      <w:ins w:id="164" w:author="Stefanie Vandevijvere" w:date="2024-09-29T09:40:00Z">
        <w:r w:rsidRPr="000873E6">
          <w:rPr>
            <w:rFonts w:ascii="Times New Roman" w:eastAsia="Times New Roman" w:hAnsi="Times New Roman" w:cs="Times New Roman"/>
            <w:b/>
            <w:bCs/>
            <w:sz w:val="24"/>
            <w:szCs w:val="24"/>
            <w:lang w:val="en-US" w:eastAsia="fr-BE"/>
          </w:rPr>
          <w:t>Definition</w:t>
        </w:r>
        <w:r w:rsidRPr="000873E6">
          <w:rPr>
            <w:rFonts w:ascii="Times New Roman" w:eastAsia="Times New Roman" w:hAnsi="Times New Roman" w:cs="Times New Roman"/>
            <w:sz w:val="24"/>
            <w:szCs w:val="24"/>
            <w:lang w:val="en-US" w:eastAsia="fr-BE"/>
          </w:rPr>
          <w:t xml:space="preserve">: Promotions where consumers enter to win prizes by completing specific actions, often requiring purchase or engagement.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716BF413" w14:textId="77777777" w:rsidR="000873E6" w:rsidRPr="000873E6" w:rsidRDefault="000873E6" w:rsidP="000873E6">
      <w:pPr>
        <w:numPr>
          <w:ilvl w:val="0"/>
          <w:numId w:val="2"/>
        </w:numPr>
        <w:spacing w:before="100" w:beforeAutospacing="1" w:after="100" w:afterAutospacing="1" w:line="240" w:lineRule="auto"/>
        <w:rPr>
          <w:ins w:id="165" w:author="Stefanie Vandevijvere" w:date="2024-09-29T09:40:00Z"/>
          <w:rFonts w:ascii="Times New Roman" w:eastAsia="Times New Roman" w:hAnsi="Times New Roman" w:cs="Times New Roman"/>
          <w:sz w:val="24"/>
          <w:szCs w:val="24"/>
          <w:lang w:val="en-US" w:eastAsia="fr-BE"/>
        </w:rPr>
      </w:pPr>
      <w:ins w:id="166" w:author="Stefanie Vandevijvere" w:date="2024-09-29T09:40:00Z">
        <w:r w:rsidRPr="000873E6">
          <w:rPr>
            <w:rFonts w:ascii="Times New Roman" w:eastAsia="Times New Roman" w:hAnsi="Times New Roman" w:cs="Times New Roman"/>
            <w:b/>
            <w:bCs/>
            <w:sz w:val="24"/>
            <w:szCs w:val="24"/>
            <w:lang w:val="en-US" w:eastAsia="fr-BE"/>
          </w:rPr>
          <w:t>"Win a Year’s Supply of Chocolate"</w:t>
        </w:r>
        <w:r w:rsidRPr="000873E6">
          <w:rPr>
            <w:rFonts w:ascii="Times New Roman" w:eastAsia="Times New Roman" w:hAnsi="Times New Roman" w:cs="Times New Roman"/>
            <w:sz w:val="24"/>
            <w:szCs w:val="24"/>
            <w:lang w:val="en-US" w:eastAsia="fr-BE"/>
          </w:rPr>
          <w:t xml:space="preserve"> by purchasing certain brands, common in Belgian chocolate promotions.</w:t>
        </w:r>
      </w:ins>
    </w:p>
    <w:p w14:paraId="557F693F" w14:textId="77777777" w:rsidR="000873E6" w:rsidRPr="000873E6" w:rsidRDefault="000873E6" w:rsidP="000873E6">
      <w:pPr>
        <w:numPr>
          <w:ilvl w:val="0"/>
          <w:numId w:val="2"/>
        </w:numPr>
        <w:spacing w:before="100" w:beforeAutospacing="1" w:after="100" w:afterAutospacing="1" w:line="240" w:lineRule="auto"/>
        <w:rPr>
          <w:ins w:id="167" w:author="Stefanie Vandevijvere" w:date="2024-09-29T09:40:00Z"/>
          <w:rFonts w:ascii="Times New Roman" w:eastAsia="Times New Roman" w:hAnsi="Times New Roman" w:cs="Times New Roman"/>
          <w:sz w:val="24"/>
          <w:szCs w:val="24"/>
          <w:lang w:val="en-US" w:eastAsia="fr-BE"/>
        </w:rPr>
      </w:pPr>
      <w:ins w:id="168" w:author="Stefanie Vandevijvere" w:date="2024-09-29T09:40:00Z">
        <w:r w:rsidRPr="000873E6">
          <w:rPr>
            <w:rFonts w:ascii="Times New Roman" w:eastAsia="Times New Roman" w:hAnsi="Times New Roman" w:cs="Times New Roman"/>
            <w:b/>
            <w:bCs/>
            <w:sz w:val="24"/>
            <w:szCs w:val="24"/>
            <w:lang w:val="en-US" w:eastAsia="fr-BE"/>
          </w:rPr>
          <w:t>Social media photo contests</w:t>
        </w:r>
        <w:r w:rsidRPr="000873E6">
          <w:rPr>
            <w:rFonts w:ascii="Times New Roman" w:eastAsia="Times New Roman" w:hAnsi="Times New Roman" w:cs="Times New Roman"/>
            <w:sz w:val="24"/>
            <w:szCs w:val="24"/>
            <w:lang w:val="en-US" w:eastAsia="fr-BE"/>
          </w:rPr>
          <w:t xml:space="preserve"> encouraging participants to share pictures with a specific product to win a gift card or a themed experience.</w:t>
        </w:r>
      </w:ins>
    </w:p>
    <w:p w14:paraId="03495E1B" w14:textId="77777777" w:rsidR="000873E6" w:rsidRDefault="000873E6">
      <w:pPr>
        <w:rPr>
          <w:lang w:val="en-US"/>
        </w:rPr>
      </w:pPr>
    </w:p>
    <w:p w14:paraId="72623300" w14:textId="13F588E8" w:rsidR="003F594C" w:rsidRDefault="00602590">
      <w:pPr>
        <w:rPr>
          <w:ins w:id="169" w:author="Stefanie Vandevijvere" w:date="2024-09-29T09:40:00Z"/>
          <w:lang w:val="en-US"/>
        </w:rPr>
      </w:pPr>
      <w:r w:rsidRPr="00602590">
        <w:rPr>
          <w:lang w:val="en-US"/>
        </w:rPr>
        <w:t xml:space="preserve">3= Pay 2 take 3 or other </w:t>
      </w:r>
    </w:p>
    <w:p w14:paraId="73CEBDFE" w14:textId="77777777" w:rsidR="000873E6" w:rsidRPr="000873E6" w:rsidRDefault="000873E6" w:rsidP="000873E6">
      <w:pPr>
        <w:spacing w:before="100" w:beforeAutospacing="1" w:after="100" w:afterAutospacing="1" w:line="240" w:lineRule="auto"/>
        <w:rPr>
          <w:ins w:id="170" w:author="Stefanie Vandevijvere" w:date="2024-09-29T09:40:00Z"/>
          <w:rFonts w:ascii="Times New Roman" w:eastAsia="Times New Roman" w:hAnsi="Times New Roman" w:cs="Times New Roman"/>
          <w:sz w:val="24"/>
          <w:szCs w:val="24"/>
          <w:lang w:eastAsia="fr-BE"/>
        </w:rPr>
      </w:pPr>
      <w:ins w:id="171" w:author="Stefanie Vandevijvere" w:date="2024-09-29T09:40: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Offers that encourage bulk purchasing by providing extra products for a reduced price.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5D5BB19B" w14:textId="77777777" w:rsidR="000873E6" w:rsidRPr="00D64E67" w:rsidRDefault="000873E6" w:rsidP="000873E6">
      <w:pPr>
        <w:numPr>
          <w:ilvl w:val="0"/>
          <w:numId w:val="3"/>
        </w:numPr>
        <w:spacing w:before="100" w:beforeAutospacing="1" w:after="100" w:afterAutospacing="1" w:line="240" w:lineRule="auto"/>
        <w:rPr>
          <w:ins w:id="172" w:author="Stefanie Vandevijvere" w:date="2024-09-29T09:40:00Z"/>
          <w:rFonts w:ascii="Times New Roman" w:eastAsia="Times New Roman" w:hAnsi="Times New Roman" w:cs="Times New Roman"/>
          <w:sz w:val="24"/>
          <w:szCs w:val="24"/>
          <w:lang w:val="en-US" w:eastAsia="fr-BE"/>
        </w:rPr>
      </w:pPr>
      <w:ins w:id="173" w:author="Stefanie Vandevijvere" w:date="2024-09-29T09:40:00Z">
        <w:r w:rsidRPr="00D64E67">
          <w:rPr>
            <w:rFonts w:ascii="Times New Roman" w:eastAsia="Times New Roman" w:hAnsi="Times New Roman" w:cs="Times New Roman"/>
            <w:b/>
            <w:bCs/>
            <w:sz w:val="24"/>
            <w:szCs w:val="24"/>
            <w:lang w:val="en-US" w:eastAsia="fr-BE"/>
          </w:rPr>
          <w:t>“Buy 2, Get 1 Free”</w:t>
        </w:r>
        <w:r w:rsidRPr="00D64E67">
          <w:rPr>
            <w:rFonts w:ascii="Times New Roman" w:eastAsia="Times New Roman" w:hAnsi="Times New Roman" w:cs="Times New Roman"/>
            <w:sz w:val="24"/>
            <w:szCs w:val="24"/>
            <w:lang w:val="en-US" w:eastAsia="fr-BE"/>
          </w:rPr>
          <w:t xml:space="preserve"> on popular local snacks, such as </w:t>
        </w:r>
        <w:proofErr w:type="spellStart"/>
        <w:r w:rsidRPr="00D64E67">
          <w:rPr>
            <w:rFonts w:ascii="Times New Roman" w:eastAsia="Times New Roman" w:hAnsi="Times New Roman" w:cs="Times New Roman"/>
            <w:sz w:val="24"/>
            <w:szCs w:val="24"/>
            <w:lang w:val="en-US" w:eastAsia="fr-BE"/>
          </w:rPr>
          <w:t>speculoos</w:t>
        </w:r>
        <w:proofErr w:type="spellEnd"/>
        <w:r w:rsidRPr="00D64E67">
          <w:rPr>
            <w:rFonts w:ascii="Times New Roman" w:eastAsia="Times New Roman" w:hAnsi="Times New Roman" w:cs="Times New Roman"/>
            <w:sz w:val="24"/>
            <w:szCs w:val="24"/>
            <w:lang w:val="en-US" w:eastAsia="fr-BE"/>
          </w:rPr>
          <w:t xml:space="preserve"> cookies or Dutch licorice.</w:t>
        </w:r>
      </w:ins>
    </w:p>
    <w:p w14:paraId="21B97CB9" w14:textId="77777777" w:rsidR="000873E6" w:rsidRPr="00D64E67" w:rsidRDefault="000873E6" w:rsidP="000873E6">
      <w:pPr>
        <w:numPr>
          <w:ilvl w:val="0"/>
          <w:numId w:val="3"/>
        </w:numPr>
        <w:spacing w:before="100" w:beforeAutospacing="1" w:after="100" w:afterAutospacing="1" w:line="240" w:lineRule="auto"/>
        <w:rPr>
          <w:ins w:id="174" w:author="Stefanie Vandevijvere" w:date="2024-09-29T09:40:00Z"/>
          <w:rFonts w:ascii="Times New Roman" w:eastAsia="Times New Roman" w:hAnsi="Times New Roman" w:cs="Times New Roman"/>
          <w:sz w:val="24"/>
          <w:szCs w:val="24"/>
          <w:lang w:val="en-US" w:eastAsia="fr-BE"/>
        </w:rPr>
      </w:pPr>
      <w:ins w:id="175" w:author="Stefanie Vandevijvere" w:date="2024-09-29T09:40:00Z">
        <w:r w:rsidRPr="00D64E67">
          <w:rPr>
            <w:rFonts w:ascii="Times New Roman" w:eastAsia="Times New Roman" w:hAnsi="Times New Roman" w:cs="Times New Roman"/>
            <w:b/>
            <w:bCs/>
            <w:sz w:val="24"/>
            <w:szCs w:val="24"/>
            <w:lang w:val="en-US" w:eastAsia="fr-BE"/>
          </w:rPr>
          <w:t>“Take 3 for the Price of 2”</w:t>
        </w:r>
        <w:r w:rsidRPr="00D64E67">
          <w:rPr>
            <w:rFonts w:ascii="Times New Roman" w:eastAsia="Times New Roman" w:hAnsi="Times New Roman" w:cs="Times New Roman"/>
            <w:sz w:val="24"/>
            <w:szCs w:val="24"/>
            <w:lang w:val="en-US" w:eastAsia="fr-BE"/>
          </w:rPr>
          <w:t xml:space="preserve"> on beverages in supermarkets, like locally brewed beers.</w:t>
        </w:r>
      </w:ins>
    </w:p>
    <w:p w14:paraId="4D91D8CA" w14:textId="77777777" w:rsidR="000873E6" w:rsidRDefault="000873E6">
      <w:pPr>
        <w:rPr>
          <w:lang w:val="en-US"/>
        </w:rPr>
      </w:pPr>
    </w:p>
    <w:p w14:paraId="3555ACAE" w14:textId="63F290E2" w:rsidR="003F594C" w:rsidRDefault="00602590">
      <w:pPr>
        <w:rPr>
          <w:ins w:id="176" w:author="Stefanie Vandevijvere" w:date="2024-09-29T09:40:00Z"/>
          <w:lang w:val="en-US"/>
        </w:rPr>
      </w:pPr>
      <w:r w:rsidRPr="00602590">
        <w:rPr>
          <w:lang w:val="en-US"/>
        </w:rPr>
        <w:t xml:space="preserve">4= 20% extra or other </w:t>
      </w:r>
    </w:p>
    <w:p w14:paraId="65A0BD66" w14:textId="77777777" w:rsidR="000873E6" w:rsidRPr="000873E6" w:rsidRDefault="000873E6" w:rsidP="000873E6">
      <w:pPr>
        <w:spacing w:before="100" w:beforeAutospacing="1" w:after="100" w:afterAutospacing="1" w:line="240" w:lineRule="auto"/>
        <w:rPr>
          <w:ins w:id="177" w:author="Stefanie Vandevijvere" w:date="2024-09-29T09:40:00Z"/>
          <w:rFonts w:ascii="Times New Roman" w:eastAsia="Times New Roman" w:hAnsi="Times New Roman" w:cs="Times New Roman"/>
          <w:sz w:val="24"/>
          <w:szCs w:val="24"/>
          <w:lang w:eastAsia="fr-BE"/>
        </w:rPr>
      </w:pPr>
      <w:ins w:id="178" w:author="Stefanie Vandevijvere" w:date="2024-09-29T09:40: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Promotions offering additional product quantity for the same price, enhancing perceived value.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628EDC9A" w14:textId="77777777" w:rsidR="000873E6" w:rsidRPr="00D64E67" w:rsidRDefault="000873E6" w:rsidP="000873E6">
      <w:pPr>
        <w:numPr>
          <w:ilvl w:val="0"/>
          <w:numId w:val="4"/>
        </w:numPr>
        <w:spacing w:before="100" w:beforeAutospacing="1" w:after="100" w:afterAutospacing="1" w:line="240" w:lineRule="auto"/>
        <w:rPr>
          <w:ins w:id="179" w:author="Stefanie Vandevijvere" w:date="2024-09-29T09:40:00Z"/>
          <w:rFonts w:ascii="Times New Roman" w:eastAsia="Times New Roman" w:hAnsi="Times New Roman" w:cs="Times New Roman"/>
          <w:sz w:val="24"/>
          <w:szCs w:val="24"/>
          <w:lang w:val="en-US" w:eastAsia="fr-BE"/>
        </w:rPr>
      </w:pPr>
      <w:ins w:id="180" w:author="Stefanie Vandevijvere" w:date="2024-09-29T09:40:00Z">
        <w:r w:rsidRPr="00D64E67">
          <w:rPr>
            <w:rFonts w:ascii="Times New Roman" w:eastAsia="Times New Roman" w:hAnsi="Times New Roman" w:cs="Times New Roman"/>
            <w:b/>
            <w:bCs/>
            <w:sz w:val="24"/>
            <w:szCs w:val="24"/>
            <w:lang w:val="en-US" w:eastAsia="fr-BE"/>
          </w:rPr>
          <w:t>“20% More Fries for Free”</w:t>
        </w:r>
        <w:r w:rsidRPr="00D64E67">
          <w:rPr>
            <w:rFonts w:ascii="Times New Roman" w:eastAsia="Times New Roman" w:hAnsi="Times New Roman" w:cs="Times New Roman"/>
            <w:sz w:val="24"/>
            <w:szCs w:val="24"/>
            <w:lang w:val="en-US" w:eastAsia="fr-BE"/>
          </w:rPr>
          <w:t xml:space="preserve"> when purchasing a meal at a Belgian </w:t>
        </w:r>
        <w:proofErr w:type="spellStart"/>
        <w:r w:rsidRPr="00D64E67">
          <w:rPr>
            <w:rFonts w:ascii="Times New Roman" w:eastAsia="Times New Roman" w:hAnsi="Times New Roman" w:cs="Times New Roman"/>
            <w:sz w:val="24"/>
            <w:szCs w:val="24"/>
            <w:lang w:val="en-US" w:eastAsia="fr-BE"/>
          </w:rPr>
          <w:t>friterie</w:t>
        </w:r>
        <w:proofErr w:type="spellEnd"/>
        <w:r w:rsidRPr="00D64E67">
          <w:rPr>
            <w:rFonts w:ascii="Times New Roman" w:eastAsia="Times New Roman" w:hAnsi="Times New Roman" w:cs="Times New Roman"/>
            <w:sz w:val="24"/>
            <w:szCs w:val="24"/>
            <w:lang w:val="en-US" w:eastAsia="fr-BE"/>
          </w:rPr>
          <w:t>.</w:t>
        </w:r>
      </w:ins>
    </w:p>
    <w:p w14:paraId="1DB1FC07" w14:textId="77777777" w:rsidR="000873E6" w:rsidRPr="00D64E67" w:rsidRDefault="000873E6" w:rsidP="000873E6">
      <w:pPr>
        <w:numPr>
          <w:ilvl w:val="0"/>
          <w:numId w:val="4"/>
        </w:numPr>
        <w:spacing w:before="100" w:beforeAutospacing="1" w:after="100" w:afterAutospacing="1" w:line="240" w:lineRule="auto"/>
        <w:rPr>
          <w:ins w:id="181" w:author="Stefanie Vandevijvere" w:date="2024-09-29T09:40:00Z"/>
          <w:rFonts w:ascii="Times New Roman" w:eastAsia="Times New Roman" w:hAnsi="Times New Roman" w:cs="Times New Roman"/>
          <w:sz w:val="24"/>
          <w:szCs w:val="24"/>
          <w:lang w:val="en-US" w:eastAsia="fr-BE"/>
        </w:rPr>
      </w:pPr>
      <w:ins w:id="182" w:author="Stefanie Vandevijvere" w:date="2024-09-29T09:40:00Z">
        <w:r w:rsidRPr="00D64E67">
          <w:rPr>
            <w:rFonts w:ascii="Times New Roman" w:eastAsia="Times New Roman" w:hAnsi="Times New Roman" w:cs="Times New Roman"/>
            <w:b/>
            <w:bCs/>
            <w:sz w:val="24"/>
            <w:szCs w:val="24"/>
            <w:lang w:val="en-US" w:eastAsia="fr-BE"/>
          </w:rPr>
          <w:lastRenderedPageBreak/>
          <w:t>“Buy One, Get 20% More Yogurt”</w:t>
        </w:r>
        <w:r w:rsidRPr="00D64E67">
          <w:rPr>
            <w:rFonts w:ascii="Times New Roman" w:eastAsia="Times New Roman" w:hAnsi="Times New Roman" w:cs="Times New Roman"/>
            <w:sz w:val="24"/>
            <w:szCs w:val="24"/>
            <w:lang w:val="en-US" w:eastAsia="fr-BE"/>
          </w:rPr>
          <w:t xml:space="preserve"> on dairy products in grocery stores.</w:t>
        </w:r>
      </w:ins>
    </w:p>
    <w:p w14:paraId="6BAD1979" w14:textId="77777777" w:rsidR="000873E6" w:rsidRDefault="000873E6">
      <w:pPr>
        <w:rPr>
          <w:lang w:val="en-US"/>
        </w:rPr>
      </w:pPr>
    </w:p>
    <w:p w14:paraId="3295956C" w14:textId="501E6A97" w:rsidR="003F594C" w:rsidRDefault="00602590">
      <w:pPr>
        <w:rPr>
          <w:ins w:id="183" w:author="Stefanie Vandevijvere" w:date="2024-09-29T09:41:00Z"/>
          <w:lang w:val="en-US"/>
        </w:rPr>
      </w:pPr>
      <w:r w:rsidRPr="00602590">
        <w:rPr>
          <w:lang w:val="en-US"/>
        </w:rPr>
        <w:t xml:space="preserve">5= Limited edition </w:t>
      </w:r>
    </w:p>
    <w:p w14:paraId="56A4D502" w14:textId="77777777" w:rsidR="000873E6" w:rsidRPr="000873E6" w:rsidRDefault="000873E6" w:rsidP="000873E6">
      <w:pPr>
        <w:spacing w:before="100" w:beforeAutospacing="1" w:after="100" w:afterAutospacing="1" w:line="240" w:lineRule="auto"/>
        <w:rPr>
          <w:ins w:id="184" w:author="Stefanie Vandevijvere" w:date="2024-09-29T09:41:00Z"/>
          <w:rFonts w:ascii="Times New Roman" w:eastAsia="Times New Roman" w:hAnsi="Times New Roman" w:cs="Times New Roman"/>
          <w:sz w:val="24"/>
          <w:szCs w:val="24"/>
          <w:lang w:eastAsia="fr-BE"/>
        </w:rPr>
      </w:pPr>
      <w:ins w:id="185" w:author="Stefanie Vandevijvere" w:date="2024-09-29T09:41: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Special products offered for a short time, creating urgency and exclusivity.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0C8C846C" w14:textId="77777777" w:rsidR="000873E6" w:rsidRPr="00D64E67" w:rsidRDefault="000873E6" w:rsidP="000873E6">
      <w:pPr>
        <w:numPr>
          <w:ilvl w:val="0"/>
          <w:numId w:val="5"/>
        </w:numPr>
        <w:spacing w:before="100" w:beforeAutospacing="1" w:after="100" w:afterAutospacing="1" w:line="240" w:lineRule="auto"/>
        <w:rPr>
          <w:ins w:id="186" w:author="Stefanie Vandevijvere" w:date="2024-09-29T09:41:00Z"/>
          <w:rFonts w:ascii="Times New Roman" w:eastAsia="Times New Roman" w:hAnsi="Times New Roman" w:cs="Times New Roman"/>
          <w:sz w:val="24"/>
          <w:szCs w:val="24"/>
          <w:lang w:val="en-US" w:eastAsia="fr-BE"/>
        </w:rPr>
      </w:pPr>
      <w:ins w:id="187" w:author="Stefanie Vandevijvere" w:date="2024-09-29T09:41:00Z">
        <w:r w:rsidRPr="00D64E67">
          <w:rPr>
            <w:rFonts w:ascii="Times New Roman" w:eastAsia="Times New Roman" w:hAnsi="Times New Roman" w:cs="Times New Roman"/>
            <w:b/>
            <w:bCs/>
            <w:sz w:val="24"/>
            <w:szCs w:val="24"/>
            <w:lang w:val="en-US" w:eastAsia="fr-BE"/>
          </w:rPr>
          <w:t>Seasonal flavors</w:t>
        </w:r>
        <w:r w:rsidRPr="00D64E67">
          <w:rPr>
            <w:rFonts w:ascii="Times New Roman" w:eastAsia="Times New Roman" w:hAnsi="Times New Roman" w:cs="Times New Roman"/>
            <w:sz w:val="24"/>
            <w:szCs w:val="24"/>
            <w:lang w:val="en-US" w:eastAsia="fr-BE"/>
          </w:rPr>
          <w:t xml:space="preserve"> of Dutch </w:t>
        </w:r>
        <w:proofErr w:type="spellStart"/>
        <w:r w:rsidRPr="00D64E67">
          <w:rPr>
            <w:rFonts w:ascii="Times New Roman" w:eastAsia="Times New Roman" w:hAnsi="Times New Roman" w:cs="Times New Roman"/>
            <w:sz w:val="24"/>
            <w:szCs w:val="24"/>
            <w:lang w:val="en-US" w:eastAsia="fr-BE"/>
          </w:rPr>
          <w:t>stroopwafels</w:t>
        </w:r>
        <w:proofErr w:type="spellEnd"/>
        <w:r w:rsidRPr="00D64E67">
          <w:rPr>
            <w:rFonts w:ascii="Times New Roman" w:eastAsia="Times New Roman" w:hAnsi="Times New Roman" w:cs="Times New Roman"/>
            <w:sz w:val="24"/>
            <w:szCs w:val="24"/>
            <w:lang w:val="en-US" w:eastAsia="fr-BE"/>
          </w:rPr>
          <w:t xml:space="preserve"> available only during specific holidays or events.</w:t>
        </w:r>
      </w:ins>
    </w:p>
    <w:p w14:paraId="05C0DCC8" w14:textId="77777777" w:rsidR="000873E6" w:rsidRPr="00D64E67" w:rsidRDefault="000873E6" w:rsidP="000873E6">
      <w:pPr>
        <w:numPr>
          <w:ilvl w:val="0"/>
          <w:numId w:val="5"/>
        </w:numPr>
        <w:spacing w:before="100" w:beforeAutospacing="1" w:after="100" w:afterAutospacing="1" w:line="240" w:lineRule="auto"/>
        <w:rPr>
          <w:ins w:id="188" w:author="Stefanie Vandevijvere" w:date="2024-09-29T09:41:00Z"/>
          <w:rFonts w:ascii="Times New Roman" w:eastAsia="Times New Roman" w:hAnsi="Times New Roman" w:cs="Times New Roman"/>
          <w:sz w:val="24"/>
          <w:szCs w:val="24"/>
          <w:lang w:val="en-US" w:eastAsia="fr-BE"/>
        </w:rPr>
      </w:pPr>
      <w:ins w:id="189" w:author="Stefanie Vandevijvere" w:date="2024-09-29T09:41:00Z">
        <w:r w:rsidRPr="00D64E67">
          <w:rPr>
            <w:rFonts w:ascii="Times New Roman" w:eastAsia="Times New Roman" w:hAnsi="Times New Roman" w:cs="Times New Roman"/>
            <w:b/>
            <w:bCs/>
            <w:sz w:val="24"/>
            <w:szCs w:val="24"/>
            <w:lang w:val="en-US" w:eastAsia="fr-BE"/>
          </w:rPr>
          <w:t>Limited edition Belgian beers</w:t>
        </w:r>
        <w:r w:rsidRPr="00D64E67">
          <w:rPr>
            <w:rFonts w:ascii="Times New Roman" w:eastAsia="Times New Roman" w:hAnsi="Times New Roman" w:cs="Times New Roman"/>
            <w:sz w:val="24"/>
            <w:szCs w:val="24"/>
            <w:lang w:val="en-US" w:eastAsia="fr-BE"/>
          </w:rPr>
          <w:t xml:space="preserve"> released for festivals, often with unique packaging and flavors.</w:t>
        </w:r>
      </w:ins>
    </w:p>
    <w:p w14:paraId="39EBF8B9" w14:textId="77777777" w:rsidR="000873E6" w:rsidRDefault="000873E6">
      <w:pPr>
        <w:rPr>
          <w:lang w:val="en-US"/>
        </w:rPr>
      </w:pPr>
    </w:p>
    <w:p w14:paraId="15454E00" w14:textId="52E2AB50" w:rsidR="003F594C" w:rsidRDefault="00602590">
      <w:pPr>
        <w:rPr>
          <w:ins w:id="190" w:author="Stefanie Vandevijvere" w:date="2024-09-29T09:41:00Z"/>
          <w:lang w:val="en-US"/>
        </w:rPr>
      </w:pPr>
      <w:r w:rsidRPr="00602590">
        <w:rPr>
          <w:lang w:val="en-US"/>
        </w:rPr>
        <w:t xml:space="preserve">6= Social charity </w:t>
      </w:r>
    </w:p>
    <w:p w14:paraId="68A1F92F" w14:textId="77777777" w:rsidR="000873E6" w:rsidRPr="000873E6" w:rsidRDefault="000873E6" w:rsidP="000873E6">
      <w:pPr>
        <w:spacing w:before="100" w:beforeAutospacing="1" w:after="100" w:afterAutospacing="1" w:line="240" w:lineRule="auto"/>
        <w:rPr>
          <w:ins w:id="191" w:author="Stefanie Vandevijvere" w:date="2024-09-29T09:41:00Z"/>
          <w:rFonts w:ascii="Times New Roman" w:eastAsia="Times New Roman" w:hAnsi="Times New Roman" w:cs="Times New Roman"/>
          <w:sz w:val="24"/>
          <w:szCs w:val="24"/>
          <w:lang w:eastAsia="fr-BE"/>
        </w:rPr>
      </w:pPr>
      <w:ins w:id="192" w:author="Stefanie Vandevijvere" w:date="2024-09-29T09:41: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Offers where a portion of proceeds goes to a charitable cause, appealing to socially conscious consumers.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28E16CB9" w14:textId="77777777" w:rsidR="000873E6" w:rsidRPr="00D64E67" w:rsidRDefault="000873E6" w:rsidP="000873E6">
      <w:pPr>
        <w:numPr>
          <w:ilvl w:val="0"/>
          <w:numId w:val="6"/>
        </w:numPr>
        <w:spacing w:before="100" w:beforeAutospacing="1" w:after="100" w:afterAutospacing="1" w:line="240" w:lineRule="auto"/>
        <w:rPr>
          <w:ins w:id="193" w:author="Stefanie Vandevijvere" w:date="2024-09-29T09:41:00Z"/>
          <w:rFonts w:ascii="Times New Roman" w:eastAsia="Times New Roman" w:hAnsi="Times New Roman" w:cs="Times New Roman"/>
          <w:sz w:val="24"/>
          <w:szCs w:val="24"/>
          <w:lang w:val="en-US" w:eastAsia="fr-BE"/>
        </w:rPr>
      </w:pPr>
      <w:ins w:id="194" w:author="Stefanie Vandevijvere" w:date="2024-09-29T09:41:00Z">
        <w:r w:rsidRPr="00D64E67">
          <w:rPr>
            <w:rFonts w:ascii="Times New Roman" w:eastAsia="Times New Roman" w:hAnsi="Times New Roman" w:cs="Times New Roman"/>
            <w:b/>
            <w:bCs/>
            <w:sz w:val="24"/>
            <w:szCs w:val="24"/>
            <w:lang w:val="en-US" w:eastAsia="fr-BE"/>
          </w:rPr>
          <w:t>“Every Purchase Helps Local Farmers”</w:t>
        </w:r>
        <w:r w:rsidRPr="00D64E67">
          <w:rPr>
            <w:rFonts w:ascii="Times New Roman" w:eastAsia="Times New Roman" w:hAnsi="Times New Roman" w:cs="Times New Roman"/>
            <w:sz w:val="24"/>
            <w:szCs w:val="24"/>
            <w:lang w:val="en-US" w:eastAsia="fr-BE"/>
          </w:rPr>
          <w:t xml:space="preserve"> campaigns where part of the sales from certain products supports local agricultural initiatives.</w:t>
        </w:r>
      </w:ins>
    </w:p>
    <w:p w14:paraId="6B14CE38" w14:textId="77777777" w:rsidR="000873E6" w:rsidRPr="00D64E67" w:rsidRDefault="000873E6" w:rsidP="000873E6">
      <w:pPr>
        <w:numPr>
          <w:ilvl w:val="0"/>
          <w:numId w:val="6"/>
        </w:numPr>
        <w:spacing w:before="100" w:beforeAutospacing="1" w:after="100" w:afterAutospacing="1" w:line="240" w:lineRule="auto"/>
        <w:rPr>
          <w:ins w:id="195" w:author="Stefanie Vandevijvere" w:date="2024-09-29T09:41:00Z"/>
          <w:rFonts w:ascii="Times New Roman" w:eastAsia="Times New Roman" w:hAnsi="Times New Roman" w:cs="Times New Roman"/>
          <w:sz w:val="24"/>
          <w:szCs w:val="24"/>
          <w:lang w:val="en-US" w:eastAsia="fr-BE"/>
        </w:rPr>
      </w:pPr>
      <w:ins w:id="196" w:author="Stefanie Vandevijvere" w:date="2024-09-29T09:41:00Z">
        <w:r w:rsidRPr="00D64E67">
          <w:rPr>
            <w:rFonts w:ascii="Times New Roman" w:eastAsia="Times New Roman" w:hAnsi="Times New Roman" w:cs="Times New Roman"/>
            <w:b/>
            <w:bCs/>
            <w:sz w:val="24"/>
            <w:szCs w:val="24"/>
            <w:lang w:val="en-US" w:eastAsia="fr-BE"/>
          </w:rPr>
          <w:t>Collaboration with charities</w:t>
        </w:r>
        <w:r w:rsidRPr="00D64E67">
          <w:rPr>
            <w:rFonts w:ascii="Times New Roman" w:eastAsia="Times New Roman" w:hAnsi="Times New Roman" w:cs="Times New Roman"/>
            <w:sz w:val="24"/>
            <w:szCs w:val="24"/>
            <w:lang w:val="en-US" w:eastAsia="fr-BE"/>
          </w:rPr>
          <w:t xml:space="preserve"> during events, such as a percentage of sales from a popular café going to a youth organization.</w:t>
        </w:r>
      </w:ins>
    </w:p>
    <w:p w14:paraId="5CD300EA" w14:textId="77777777" w:rsidR="000873E6" w:rsidRDefault="000873E6">
      <w:pPr>
        <w:rPr>
          <w:lang w:val="en-US"/>
        </w:rPr>
      </w:pPr>
    </w:p>
    <w:p w14:paraId="624873BD" w14:textId="18383275" w:rsidR="003F594C" w:rsidRDefault="00602590">
      <w:pPr>
        <w:rPr>
          <w:ins w:id="197" w:author="Stefanie Vandevijvere" w:date="2024-09-29T09:41:00Z"/>
          <w:lang w:val="en-US"/>
        </w:rPr>
      </w:pPr>
      <w:r w:rsidRPr="00602590">
        <w:rPr>
          <w:lang w:val="en-US"/>
        </w:rPr>
        <w:t xml:space="preserve">7= Gift or collectable </w:t>
      </w:r>
    </w:p>
    <w:p w14:paraId="3B937401" w14:textId="77777777" w:rsidR="000873E6" w:rsidRPr="000873E6" w:rsidRDefault="000873E6" w:rsidP="000873E6">
      <w:pPr>
        <w:spacing w:before="100" w:beforeAutospacing="1" w:after="100" w:afterAutospacing="1" w:line="240" w:lineRule="auto"/>
        <w:rPr>
          <w:ins w:id="198" w:author="Stefanie Vandevijvere" w:date="2024-09-29T09:41:00Z"/>
          <w:rFonts w:ascii="Times New Roman" w:eastAsia="Times New Roman" w:hAnsi="Times New Roman" w:cs="Times New Roman"/>
          <w:sz w:val="24"/>
          <w:szCs w:val="24"/>
          <w:lang w:eastAsia="fr-BE"/>
        </w:rPr>
      </w:pPr>
      <w:ins w:id="199" w:author="Stefanie Vandevijvere" w:date="2024-09-29T09:41: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Promotions that include free gifts or collectible items with purchases, encouraging repeat buys.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22D62EC5" w14:textId="77777777" w:rsidR="000873E6" w:rsidRPr="00D64E67" w:rsidRDefault="000873E6" w:rsidP="000873E6">
      <w:pPr>
        <w:numPr>
          <w:ilvl w:val="0"/>
          <w:numId w:val="7"/>
        </w:numPr>
        <w:spacing w:before="100" w:beforeAutospacing="1" w:after="100" w:afterAutospacing="1" w:line="240" w:lineRule="auto"/>
        <w:rPr>
          <w:ins w:id="200" w:author="Stefanie Vandevijvere" w:date="2024-09-29T09:41:00Z"/>
          <w:rFonts w:ascii="Times New Roman" w:eastAsia="Times New Roman" w:hAnsi="Times New Roman" w:cs="Times New Roman"/>
          <w:sz w:val="24"/>
          <w:szCs w:val="24"/>
          <w:lang w:val="en-US" w:eastAsia="fr-BE"/>
        </w:rPr>
      </w:pPr>
      <w:ins w:id="201" w:author="Stefanie Vandevijvere" w:date="2024-09-29T09:41:00Z">
        <w:r w:rsidRPr="00D64E67">
          <w:rPr>
            <w:rFonts w:ascii="Times New Roman" w:eastAsia="Times New Roman" w:hAnsi="Times New Roman" w:cs="Times New Roman"/>
            <w:b/>
            <w:bCs/>
            <w:sz w:val="24"/>
            <w:szCs w:val="24"/>
            <w:lang w:val="en-US" w:eastAsia="fr-BE"/>
          </w:rPr>
          <w:t>Collectible cups</w:t>
        </w:r>
        <w:r w:rsidRPr="00D64E67">
          <w:rPr>
            <w:rFonts w:ascii="Times New Roman" w:eastAsia="Times New Roman" w:hAnsi="Times New Roman" w:cs="Times New Roman"/>
            <w:sz w:val="24"/>
            <w:szCs w:val="24"/>
            <w:lang w:val="en-US" w:eastAsia="fr-BE"/>
          </w:rPr>
          <w:t xml:space="preserve"> or plates offered with every purchase of a specific soft drink brand during summer promotions.</w:t>
        </w:r>
      </w:ins>
    </w:p>
    <w:p w14:paraId="0DCCFE55" w14:textId="77777777" w:rsidR="000873E6" w:rsidRPr="00D64E67" w:rsidRDefault="000873E6" w:rsidP="000873E6">
      <w:pPr>
        <w:numPr>
          <w:ilvl w:val="0"/>
          <w:numId w:val="7"/>
        </w:numPr>
        <w:spacing w:before="100" w:beforeAutospacing="1" w:after="100" w:afterAutospacing="1" w:line="240" w:lineRule="auto"/>
        <w:rPr>
          <w:ins w:id="202" w:author="Stefanie Vandevijvere" w:date="2024-09-29T09:41:00Z"/>
          <w:rFonts w:ascii="Times New Roman" w:eastAsia="Times New Roman" w:hAnsi="Times New Roman" w:cs="Times New Roman"/>
          <w:sz w:val="24"/>
          <w:szCs w:val="24"/>
          <w:lang w:val="en-US" w:eastAsia="fr-BE"/>
        </w:rPr>
      </w:pPr>
      <w:ins w:id="203" w:author="Stefanie Vandevijvere" w:date="2024-09-29T09:41:00Z">
        <w:r w:rsidRPr="00D64E67">
          <w:rPr>
            <w:rFonts w:ascii="Times New Roman" w:eastAsia="Times New Roman" w:hAnsi="Times New Roman" w:cs="Times New Roman"/>
            <w:b/>
            <w:bCs/>
            <w:sz w:val="24"/>
            <w:szCs w:val="24"/>
            <w:lang w:val="en-US" w:eastAsia="fr-BE"/>
          </w:rPr>
          <w:t>Free gift with purchase</w:t>
        </w:r>
        <w:r w:rsidRPr="00D64E67">
          <w:rPr>
            <w:rFonts w:ascii="Times New Roman" w:eastAsia="Times New Roman" w:hAnsi="Times New Roman" w:cs="Times New Roman"/>
            <w:sz w:val="24"/>
            <w:szCs w:val="24"/>
            <w:lang w:val="en-US" w:eastAsia="fr-BE"/>
          </w:rPr>
          <w:t xml:space="preserve"> campaigns for beauty products, common in Dutch retail stores, where buying a certain amount grants a beauty sample or accessory.</w:t>
        </w:r>
      </w:ins>
    </w:p>
    <w:p w14:paraId="3EF46C93" w14:textId="77777777" w:rsidR="000873E6" w:rsidRDefault="000873E6">
      <w:pPr>
        <w:rPr>
          <w:lang w:val="en-US"/>
        </w:rPr>
      </w:pPr>
    </w:p>
    <w:p w14:paraId="0E17FCA1" w14:textId="0C45B04A" w:rsidR="003F594C" w:rsidRDefault="00602590">
      <w:pPr>
        <w:rPr>
          <w:ins w:id="204" w:author="Stefanie Vandevijvere" w:date="2024-09-29T09:41:00Z"/>
          <w:lang w:val="en-US"/>
        </w:rPr>
      </w:pPr>
      <w:r w:rsidRPr="00602590">
        <w:rPr>
          <w:lang w:val="en-US"/>
        </w:rPr>
        <w:t xml:space="preserve">8= Price discount </w:t>
      </w:r>
    </w:p>
    <w:p w14:paraId="06E88140" w14:textId="77777777" w:rsidR="000873E6" w:rsidRPr="000873E6" w:rsidRDefault="000873E6" w:rsidP="000873E6">
      <w:pPr>
        <w:spacing w:before="100" w:beforeAutospacing="1" w:after="100" w:afterAutospacing="1" w:line="240" w:lineRule="auto"/>
        <w:rPr>
          <w:ins w:id="205" w:author="Stefanie Vandevijvere" w:date="2024-09-29T09:41:00Z"/>
          <w:rFonts w:ascii="Times New Roman" w:eastAsia="Times New Roman" w:hAnsi="Times New Roman" w:cs="Times New Roman"/>
          <w:sz w:val="24"/>
          <w:szCs w:val="24"/>
          <w:lang w:eastAsia="fr-BE"/>
        </w:rPr>
      </w:pPr>
      <w:ins w:id="206" w:author="Stefanie Vandevijvere" w:date="2024-09-29T09:41: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Direct reductions in the selling price of products, making them more attractive to consumers.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20B31765" w14:textId="77777777" w:rsidR="000873E6" w:rsidRPr="00D64E67" w:rsidRDefault="000873E6" w:rsidP="000873E6">
      <w:pPr>
        <w:numPr>
          <w:ilvl w:val="0"/>
          <w:numId w:val="8"/>
        </w:numPr>
        <w:spacing w:before="100" w:beforeAutospacing="1" w:after="100" w:afterAutospacing="1" w:line="240" w:lineRule="auto"/>
        <w:rPr>
          <w:ins w:id="207" w:author="Stefanie Vandevijvere" w:date="2024-09-29T09:41:00Z"/>
          <w:rFonts w:ascii="Times New Roman" w:eastAsia="Times New Roman" w:hAnsi="Times New Roman" w:cs="Times New Roman"/>
          <w:sz w:val="24"/>
          <w:szCs w:val="24"/>
          <w:lang w:val="en-US" w:eastAsia="fr-BE"/>
        </w:rPr>
      </w:pPr>
      <w:ins w:id="208" w:author="Stefanie Vandevijvere" w:date="2024-09-29T09:41:00Z">
        <w:r w:rsidRPr="00D64E67">
          <w:rPr>
            <w:rFonts w:ascii="Times New Roman" w:eastAsia="Times New Roman" w:hAnsi="Times New Roman" w:cs="Times New Roman"/>
            <w:b/>
            <w:bCs/>
            <w:sz w:val="24"/>
            <w:szCs w:val="24"/>
            <w:lang w:val="en-US" w:eastAsia="fr-BE"/>
          </w:rPr>
          <w:t>“€1 Off Any Product”</w:t>
        </w:r>
        <w:r w:rsidRPr="00D64E67">
          <w:rPr>
            <w:rFonts w:ascii="Times New Roman" w:eastAsia="Times New Roman" w:hAnsi="Times New Roman" w:cs="Times New Roman"/>
            <w:sz w:val="24"/>
            <w:szCs w:val="24"/>
            <w:lang w:val="en-US" w:eastAsia="fr-BE"/>
          </w:rPr>
          <w:t xml:space="preserve"> discounts in grocery stores during sales periods.</w:t>
        </w:r>
      </w:ins>
    </w:p>
    <w:p w14:paraId="11953870" w14:textId="77777777" w:rsidR="000873E6" w:rsidRPr="00D64E67" w:rsidRDefault="000873E6" w:rsidP="000873E6">
      <w:pPr>
        <w:numPr>
          <w:ilvl w:val="0"/>
          <w:numId w:val="8"/>
        </w:numPr>
        <w:spacing w:before="100" w:beforeAutospacing="1" w:after="100" w:afterAutospacing="1" w:line="240" w:lineRule="auto"/>
        <w:rPr>
          <w:ins w:id="209" w:author="Stefanie Vandevijvere" w:date="2024-09-29T09:41:00Z"/>
          <w:rFonts w:ascii="Times New Roman" w:eastAsia="Times New Roman" w:hAnsi="Times New Roman" w:cs="Times New Roman"/>
          <w:sz w:val="24"/>
          <w:szCs w:val="24"/>
          <w:lang w:val="en-US" w:eastAsia="fr-BE"/>
        </w:rPr>
      </w:pPr>
      <w:ins w:id="210" w:author="Stefanie Vandevijvere" w:date="2024-09-29T09:41:00Z">
        <w:r w:rsidRPr="00D64E67">
          <w:rPr>
            <w:rFonts w:ascii="Times New Roman" w:eastAsia="Times New Roman" w:hAnsi="Times New Roman" w:cs="Times New Roman"/>
            <w:b/>
            <w:bCs/>
            <w:sz w:val="24"/>
            <w:szCs w:val="24"/>
            <w:lang w:val="en-US" w:eastAsia="fr-BE"/>
          </w:rPr>
          <w:t>Temporary price cuts</w:t>
        </w:r>
        <w:r w:rsidRPr="00D64E67">
          <w:rPr>
            <w:rFonts w:ascii="Times New Roman" w:eastAsia="Times New Roman" w:hAnsi="Times New Roman" w:cs="Times New Roman"/>
            <w:sz w:val="24"/>
            <w:szCs w:val="24"/>
            <w:lang w:val="en-US" w:eastAsia="fr-BE"/>
          </w:rPr>
          <w:t xml:space="preserve"> on popular items during major shopping events, like Black Friday or Dutch “Sinterklaas” promotions.</w:t>
        </w:r>
      </w:ins>
    </w:p>
    <w:p w14:paraId="6888BD34" w14:textId="77777777" w:rsidR="000873E6" w:rsidRDefault="000873E6">
      <w:pPr>
        <w:rPr>
          <w:lang w:val="en-US"/>
        </w:rPr>
      </w:pPr>
    </w:p>
    <w:p w14:paraId="36BD0FD0" w14:textId="77777777" w:rsidR="003F594C" w:rsidRDefault="00602590">
      <w:pPr>
        <w:rPr>
          <w:lang w:val="en-US"/>
        </w:rPr>
      </w:pPr>
      <w:r w:rsidRPr="00602590">
        <w:rPr>
          <w:lang w:val="en-US"/>
        </w:rPr>
        <w:t xml:space="preserve">9= Loyalty programs; </w:t>
      </w:r>
    </w:p>
    <w:p w14:paraId="79869339" w14:textId="77777777" w:rsidR="000873E6" w:rsidRPr="000873E6" w:rsidRDefault="000873E6" w:rsidP="000873E6">
      <w:pPr>
        <w:spacing w:before="100" w:beforeAutospacing="1" w:after="100" w:afterAutospacing="1" w:line="240" w:lineRule="auto"/>
        <w:rPr>
          <w:ins w:id="211" w:author="Stefanie Vandevijvere" w:date="2024-09-29T09:41:00Z"/>
          <w:rFonts w:ascii="Times New Roman" w:eastAsia="Times New Roman" w:hAnsi="Times New Roman" w:cs="Times New Roman"/>
          <w:sz w:val="24"/>
          <w:szCs w:val="24"/>
          <w:lang w:eastAsia="fr-BE"/>
        </w:rPr>
      </w:pPr>
      <w:ins w:id="212" w:author="Stefanie Vandevijvere" w:date="2024-09-29T09:41:00Z">
        <w:r w:rsidRPr="00D64E67">
          <w:rPr>
            <w:rFonts w:ascii="Times New Roman" w:eastAsia="Times New Roman" w:hAnsi="Times New Roman" w:cs="Times New Roman"/>
            <w:b/>
            <w:bCs/>
            <w:sz w:val="24"/>
            <w:szCs w:val="24"/>
            <w:lang w:val="en-US" w:eastAsia="fr-BE"/>
          </w:rPr>
          <w:lastRenderedPageBreak/>
          <w:t>Definition</w:t>
        </w:r>
        <w:r w:rsidRPr="00D64E67">
          <w:rPr>
            <w:rFonts w:ascii="Times New Roman" w:eastAsia="Times New Roman" w:hAnsi="Times New Roman" w:cs="Times New Roman"/>
            <w:sz w:val="24"/>
            <w:szCs w:val="24"/>
            <w:lang w:val="en-US" w:eastAsia="fr-BE"/>
          </w:rPr>
          <w:t xml:space="preserve">: Programs that reward customers for repeat purchases, often through points or discounts.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3ACAF701" w14:textId="77777777" w:rsidR="000873E6" w:rsidRPr="00D64E67" w:rsidRDefault="000873E6" w:rsidP="000873E6">
      <w:pPr>
        <w:numPr>
          <w:ilvl w:val="0"/>
          <w:numId w:val="9"/>
        </w:numPr>
        <w:spacing w:before="100" w:beforeAutospacing="1" w:after="100" w:afterAutospacing="1" w:line="240" w:lineRule="auto"/>
        <w:rPr>
          <w:ins w:id="213" w:author="Stefanie Vandevijvere" w:date="2024-09-29T09:41:00Z"/>
          <w:rFonts w:ascii="Times New Roman" w:eastAsia="Times New Roman" w:hAnsi="Times New Roman" w:cs="Times New Roman"/>
          <w:sz w:val="24"/>
          <w:szCs w:val="24"/>
          <w:lang w:val="en-US" w:eastAsia="fr-BE"/>
        </w:rPr>
      </w:pPr>
      <w:ins w:id="214" w:author="Stefanie Vandevijvere" w:date="2024-09-29T09:41:00Z">
        <w:r w:rsidRPr="00D64E67">
          <w:rPr>
            <w:rFonts w:ascii="Times New Roman" w:eastAsia="Times New Roman" w:hAnsi="Times New Roman" w:cs="Times New Roman"/>
            <w:b/>
            <w:bCs/>
            <w:sz w:val="24"/>
            <w:szCs w:val="24"/>
            <w:lang w:val="en-US" w:eastAsia="fr-BE"/>
          </w:rPr>
          <w:t>Supermarket loyalty cards</w:t>
        </w:r>
        <w:r w:rsidRPr="00D64E67">
          <w:rPr>
            <w:rFonts w:ascii="Times New Roman" w:eastAsia="Times New Roman" w:hAnsi="Times New Roman" w:cs="Times New Roman"/>
            <w:sz w:val="24"/>
            <w:szCs w:val="24"/>
            <w:lang w:val="en-US" w:eastAsia="fr-BE"/>
          </w:rPr>
          <w:t xml:space="preserve"> (like those from Albert </w:t>
        </w:r>
        <w:proofErr w:type="spellStart"/>
        <w:r w:rsidRPr="00D64E67">
          <w:rPr>
            <w:rFonts w:ascii="Times New Roman" w:eastAsia="Times New Roman" w:hAnsi="Times New Roman" w:cs="Times New Roman"/>
            <w:sz w:val="24"/>
            <w:szCs w:val="24"/>
            <w:lang w:val="en-US" w:eastAsia="fr-BE"/>
          </w:rPr>
          <w:t>Heijn</w:t>
        </w:r>
        <w:proofErr w:type="spellEnd"/>
        <w:r w:rsidRPr="00D64E67">
          <w:rPr>
            <w:rFonts w:ascii="Times New Roman" w:eastAsia="Times New Roman" w:hAnsi="Times New Roman" w:cs="Times New Roman"/>
            <w:sz w:val="24"/>
            <w:szCs w:val="24"/>
            <w:lang w:val="en-US" w:eastAsia="fr-BE"/>
          </w:rPr>
          <w:t xml:space="preserve"> or Colruyt) offering points that can be redeemed for discounts or free products.</w:t>
        </w:r>
      </w:ins>
    </w:p>
    <w:p w14:paraId="1772C09A" w14:textId="77777777" w:rsidR="000873E6" w:rsidRPr="00D64E67" w:rsidRDefault="000873E6" w:rsidP="000873E6">
      <w:pPr>
        <w:numPr>
          <w:ilvl w:val="0"/>
          <w:numId w:val="9"/>
        </w:numPr>
        <w:spacing w:before="100" w:beforeAutospacing="1" w:after="100" w:afterAutospacing="1" w:line="240" w:lineRule="auto"/>
        <w:rPr>
          <w:ins w:id="215" w:author="Stefanie Vandevijvere" w:date="2024-09-29T09:41:00Z"/>
          <w:rFonts w:ascii="Times New Roman" w:eastAsia="Times New Roman" w:hAnsi="Times New Roman" w:cs="Times New Roman"/>
          <w:sz w:val="24"/>
          <w:szCs w:val="24"/>
          <w:lang w:val="en-US" w:eastAsia="fr-BE"/>
        </w:rPr>
      </w:pPr>
      <w:ins w:id="216" w:author="Stefanie Vandevijvere" w:date="2024-09-29T09:41:00Z">
        <w:r w:rsidRPr="00D64E67">
          <w:rPr>
            <w:rFonts w:ascii="Times New Roman" w:eastAsia="Times New Roman" w:hAnsi="Times New Roman" w:cs="Times New Roman"/>
            <w:b/>
            <w:bCs/>
            <w:sz w:val="24"/>
            <w:szCs w:val="24"/>
            <w:lang w:val="en-US" w:eastAsia="fr-BE"/>
          </w:rPr>
          <w:t>Coffee shop loyalty stamps</w:t>
        </w:r>
        <w:r w:rsidRPr="00D64E67">
          <w:rPr>
            <w:rFonts w:ascii="Times New Roman" w:eastAsia="Times New Roman" w:hAnsi="Times New Roman" w:cs="Times New Roman"/>
            <w:sz w:val="24"/>
            <w:szCs w:val="24"/>
            <w:lang w:val="en-US" w:eastAsia="fr-BE"/>
          </w:rPr>
          <w:t xml:space="preserve"> where buying a certain number of drinks earns a free beverage, popular in both countries.</w:t>
        </w:r>
      </w:ins>
    </w:p>
    <w:p w14:paraId="35D5CD70" w14:textId="26B8B4D5" w:rsidR="00602590" w:rsidRDefault="00602590">
      <w:pPr>
        <w:rPr>
          <w:ins w:id="217" w:author="Stefanie Vandevijvere" w:date="2024-09-29T09:42:00Z"/>
          <w:lang w:val="en-US"/>
        </w:rPr>
      </w:pPr>
    </w:p>
    <w:p w14:paraId="165DCB6C" w14:textId="77777777" w:rsidR="000873E6" w:rsidRPr="00D64E67" w:rsidRDefault="000873E6" w:rsidP="000873E6">
      <w:pPr>
        <w:spacing w:before="100" w:beforeAutospacing="1" w:after="100" w:afterAutospacing="1" w:line="240" w:lineRule="auto"/>
        <w:rPr>
          <w:ins w:id="218" w:author="Stefanie Vandevijvere" w:date="2024-09-29T09:42:00Z"/>
          <w:rFonts w:ascii="Times New Roman" w:eastAsia="Times New Roman" w:hAnsi="Times New Roman" w:cs="Times New Roman"/>
          <w:sz w:val="24"/>
          <w:szCs w:val="24"/>
          <w:lang w:val="en-US" w:eastAsia="fr-BE"/>
        </w:rPr>
      </w:pPr>
      <w:ins w:id="219" w:author="Stefanie Vandevijvere" w:date="2024-09-29T09:42:00Z">
        <w:r w:rsidRPr="00D64E67">
          <w:rPr>
            <w:rFonts w:ascii="Times New Roman" w:eastAsia="Times New Roman" w:hAnsi="Times New Roman" w:cs="Times New Roman"/>
            <w:sz w:val="24"/>
            <w:szCs w:val="24"/>
            <w:lang w:val="en-US" w:eastAsia="fr-BE"/>
          </w:rPr>
          <w:t>Yes, here are a few additional premium offers you might consider adding to your list:</w:t>
        </w:r>
      </w:ins>
    </w:p>
    <w:p w14:paraId="2751ADED" w14:textId="77777777" w:rsidR="000873E6" w:rsidRPr="00D64E67" w:rsidRDefault="000873E6" w:rsidP="000873E6">
      <w:pPr>
        <w:spacing w:before="100" w:beforeAutospacing="1" w:after="100" w:afterAutospacing="1" w:line="240" w:lineRule="auto"/>
        <w:outlineLvl w:val="2"/>
        <w:rPr>
          <w:ins w:id="220" w:author="Stefanie Vandevijvere" w:date="2024-09-29T09:42:00Z"/>
          <w:rFonts w:ascii="Times New Roman" w:eastAsia="Times New Roman" w:hAnsi="Times New Roman" w:cs="Times New Roman"/>
          <w:b/>
          <w:bCs/>
          <w:sz w:val="27"/>
          <w:szCs w:val="27"/>
          <w:lang w:val="en-US" w:eastAsia="fr-BE"/>
        </w:rPr>
      </w:pPr>
      <w:ins w:id="221" w:author="Stefanie Vandevijvere" w:date="2024-09-29T09:42:00Z">
        <w:r w:rsidRPr="00D64E67">
          <w:rPr>
            <w:rFonts w:ascii="Times New Roman" w:eastAsia="Times New Roman" w:hAnsi="Times New Roman" w:cs="Times New Roman"/>
            <w:b/>
            <w:bCs/>
            <w:sz w:val="27"/>
            <w:szCs w:val="27"/>
            <w:lang w:val="en-US" w:eastAsia="fr-BE"/>
          </w:rPr>
          <w:t>10. Subscription Offers</w:t>
        </w:r>
      </w:ins>
    </w:p>
    <w:p w14:paraId="038A1FB7" w14:textId="77777777" w:rsidR="000873E6" w:rsidRPr="000873E6" w:rsidRDefault="000873E6" w:rsidP="000873E6">
      <w:pPr>
        <w:spacing w:before="100" w:beforeAutospacing="1" w:after="100" w:afterAutospacing="1" w:line="240" w:lineRule="auto"/>
        <w:rPr>
          <w:ins w:id="222" w:author="Stefanie Vandevijvere" w:date="2024-09-29T09:42:00Z"/>
          <w:rFonts w:ascii="Times New Roman" w:eastAsia="Times New Roman" w:hAnsi="Times New Roman" w:cs="Times New Roman"/>
          <w:sz w:val="24"/>
          <w:szCs w:val="24"/>
          <w:lang w:eastAsia="fr-BE"/>
        </w:rPr>
      </w:pPr>
      <w:ins w:id="223"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Promotions that provide ongoing access to products or services for a recurring fee, often at a discounted rate for the first period.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64EF4EF3" w14:textId="77777777" w:rsidR="000873E6" w:rsidRPr="00D64E67" w:rsidRDefault="000873E6" w:rsidP="000873E6">
      <w:pPr>
        <w:numPr>
          <w:ilvl w:val="0"/>
          <w:numId w:val="10"/>
        </w:numPr>
        <w:spacing w:before="100" w:beforeAutospacing="1" w:after="100" w:afterAutospacing="1" w:line="240" w:lineRule="auto"/>
        <w:rPr>
          <w:ins w:id="224" w:author="Stefanie Vandevijvere" w:date="2024-09-29T09:42:00Z"/>
          <w:rFonts w:ascii="Times New Roman" w:eastAsia="Times New Roman" w:hAnsi="Times New Roman" w:cs="Times New Roman"/>
          <w:sz w:val="24"/>
          <w:szCs w:val="24"/>
          <w:lang w:val="en-US" w:eastAsia="fr-BE"/>
        </w:rPr>
      </w:pPr>
      <w:ins w:id="225" w:author="Stefanie Vandevijvere" w:date="2024-09-29T09:42:00Z">
        <w:r w:rsidRPr="00D64E67">
          <w:rPr>
            <w:rFonts w:ascii="Times New Roman" w:eastAsia="Times New Roman" w:hAnsi="Times New Roman" w:cs="Times New Roman"/>
            <w:b/>
            <w:bCs/>
            <w:sz w:val="24"/>
            <w:szCs w:val="24"/>
            <w:lang w:val="en-US" w:eastAsia="fr-BE"/>
          </w:rPr>
          <w:t>Meal kit subscriptions</w:t>
        </w:r>
        <w:r w:rsidRPr="00D64E67">
          <w:rPr>
            <w:rFonts w:ascii="Times New Roman" w:eastAsia="Times New Roman" w:hAnsi="Times New Roman" w:cs="Times New Roman"/>
            <w:sz w:val="24"/>
            <w:szCs w:val="24"/>
            <w:lang w:val="en-US" w:eastAsia="fr-BE"/>
          </w:rPr>
          <w:t xml:space="preserve"> offering a discount on the first month for new customers, common in both Belgium and the Netherlands.</w:t>
        </w:r>
      </w:ins>
    </w:p>
    <w:p w14:paraId="4BB4A535" w14:textId="77777777" w:rsidR="000873E6" w:rsidRPr="00D64E67" w:rsidRDefault="000873E6" w:rsidP="000873E6">
      <w:pPr>
        <w:numPr>
          <w:ilvl w:val="0"/>
          <w:numId w:val="10"/>
        </w:numPr>
        <w:spacing w:before="100" w:beforeAutospacing="1" w:after="100" w:afterAutospacing="1" w:line="240" w:lineRule="auto"/>
        <w:rPr>
          <w:ins w:id="226" w:author="Stefanie Vandevijvere" w:date="2024-09-29T09:42:00Z"/>
          <w:rFonts w:ascii="Times New Roman" w:eastAsia="Times New Roman" w:hAnsi="Times New Roman" w:cs="Times New Roman"/>
          <w:sz w:val="24"/>
          <w:szCs w:val="24"/>
          <w:lang w:val="en-US" w:eastAsia="fr-BE"/>
        </w:rPr>
      </w:pPr>
      <w:ins w:id="227" w:author="Stefanie Vandevijvere" w:date="2024-09-29T09:42:00Z">
        <w:r w:rsidRPr="00D64E67">
          <w:rPr>
            <w:rFonts w:ascii="Times New Roman" w:eastAsia="Times New Roman" w:hAnsi="Times New Roman" w:cs="Times New Roman"/>
            <w:b/>
            <w:bCs/>
            <w:sz w:val="24"/>
            <w:szCs w:val="24"/>
            <w:lang w:val="en-US" w:eastAsia="fr-BE"/>
          </w:rPr>
          <w:t>Coffee subscription services</w:t>
        </w:r>
        <w:r w:rsidRPr="00D64E67">
          <w:rPr>
            <w:rFonts w:ascii="Times New Roman" w:eastAsia="Times New Roman" w:hAnsi="Times New Roman" w:cs="Times New Roman"/>
            <w:sz w:val="24"/>
            <w:szCs w:val="24"/>
            <w:lang w:val="en-US" w:eastAsia="fr-BE"/>
          </w:rPr>
          <w:t xml:space="preserve"> where customers receive curated blends at a lower price if they commit to a monthly plan.</w:t>
        </w:r>
      </w:ins>
    </w:p>
    <w:p w14:paraId="6C32AF6D" w14:textId="77777777" w:rsidR="000873E6" w:rsidRPr="00D64E67" w:rsidRDefault="000873E6" w:rsidP="000873E6">
      <w:pPr>
        <w:spacing w:before="100" w:beforeAutospacing="1" w:after="100" w:afterAutospacing="1" w:line="240" w:lineRule="auto"/>
        <w:outlineLvl w:val="2"/>
        <w:rPr>
          <w:ins w:id="228" w:author="Stefanie Vandevijvere" w:date="2024-09-29T09:42:00Z"/>
          <w:rFonts w:ascii="Times New Roman" w:eastAsia="Times New Roman" w:hAnsi="Times New Roman" w:cs="Times New Roman"/>
          <w:b/>
          <w:bCs/>
          <w:sz w:val="27"/>
          <w:szCs w:val="27"/>
          <w:lang w:val="en-US" w:eastAsia="fr-BE"/>
        </w:rPr>
      </w:pPr>
      <w:commentRangeStart w:id="229"/>
      <w:ins w:id="230" w:author="Stefanie Vandevijvere" w:date="2024-09-29T09:42:00Z">
        <w:r w:rsidRPr="00D64E67">
          <w:rPr>
            <w:rFonts w:ascii="Times New Roman" w:eastAsia="Times New Roman" w:hAnsi="Times New Roman" w:cs="Times New Roman"/>
            <w:b/>
            <w:bCs/>
            <w:sz w:val="27"/>
            <w:szCs w:val="27"/>
            <w:lang w:val="en-US" w:eastAsia="fr-BE"/>
          </w:rPr>
          <w:t>11. Flash Sales</w:t>
        </w:r>
      </w:ins>
      <w:commentRangeEnd w:id="229"/>
      <w:ins w:id="231" w:author="Stefanie Vandevijvere" w:date="2024-09-29T09:59:00Z">
        <w:r w:rsidR="00D64E67">
          <w:rPr>
            <w:rStyle w:val="CommentReference"/>
          </w:rPr>
          <w:commentReference w:id="229"/>
        </w:r>
      </w:ins>
    </w:p>
    <w:p w14:paraId="6F80EC3E" w14:textId="77777777" w:rsidR="000873E6" w:rsidRPr="000873E6" w:rsidRDefault="000873E6" w:rsidP="000873E6">
      <w:pPr>
        <w:spacing w:before="100" w:beforeAutospacing="1" w:after="100" w:afterAutospacing="1" w:line="240" w:lineRule="auto"/>
        <w:rPr>
          <w:ins w:id="232" w:author="Stefanie Vandevijvere" w:date="2024-09-29T09:42:00Z"/>
          <w:rFonts w:ascii="Times New Roman" w:eastAsia="Times New Roman" w:hAnsi="Times New Roman" w:cs="Times New Roman"/>
          <w:sz w:val="24"/>
          <w:szCs w:val="24"/>
          <w:lang w:eastAsia="fr-BE"/>
        </w:rPr>
      </w:pPr>
      <w:ins w:id="233"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Time-limited offers that create urgency, encouraging immediate purchases.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3FF40C45" w14:textId="77777777" w:rsidR="000873E6" w:rsidRPr="00D64E67" w:rsidRDefault="000873E6" w:rsidP="000873E6">
      <w:pPr>
        <w:numPr>
          <w:ilvl w:val="0"/>
          <w:numId w:val="11"/>
        </w:numPr>
        <w:spacing w:before="100" w:beforeAutospacing="1" w:after="100" w:afterAutospacing="1" w:line="240" w:lineRule="auto"/>
        <w:rPr>
          <w:ins w:id="234" w:author="Stefanie Vandevijvere" w:date="2024-09-29T09:42:00Z"/>
          <w:rFonts w:ascii="Times New Roman" w:eastAsia="Times New Roman" w:hAnsi="Times New Roman" w:cs="Times New Roman"/>
          <w:sz w:val="24"/>
          <w:szCs w:val="24"/>
          <w:lang w:val="en-US" w:eastAsia="fr-BE"/>
        </w:rPr>
      </w:pPr>
      <w:ins w:id="235" w:author="Stefanie Vandevijvere" w:date="2024-09-29T09:42:00Z">
        <w:r w:rsidRPr="00D64E67">
          <w:rPr>
            <w:rFonts w:ascii="Times New Roman" w:eastAsia="Times New Roman" w:hAnsi="Times New Roman" w:cs="Times New Roman"/>
            <w:b/>
            <w:bCs/>
            <w:sz w:val="24"/>
            <w:szCs w:val="24"/>
            <w:lang w:val="en-US" w:eastAsia="fr-BE"/>
          </w:rPr>
          <w:t>24-hour discounts</w:t>
        </w:r>
        <w:r w:rsidRPr="00D64E67">
          <w:rPr>
            <w:rFonts w:ascii="Times New Roman" w:eastAsia="Times New Roman" w:hAnsi="Times New Roman" w:cs="Times New Roman"/>
            <w:sz w:val="24"/>
            <w:szCs w:val="24"/>
            <w:lang w:val="en-US" w:eastAsia="fr-BE"/>
          </w:rPr>
          <w:t xml:space="preserve"> on specific products in online stores, often communicated via email or social media.</w:t>
        </w:r>
      </w:ins>
    </w:p>
    <w:p w14:paraId="108795C0" w14:textId="77777777" w:rsidR="000873E6" w:rsidRPr="00D64E67" w:rsidRDefault="000873E6" w:rsidP="000873E6">
      <w:pPr>
        <w:numPr>
          <w:ilvl w:val="0"/>
          <w:numId w:val="11"/>
        </w:numPr>
        <w:spacing w:before="100" w:beforeAutospacing="1" w:after="100" w:afterAutospacing="1" w:line="240" w:lineRule="auto"/>
        <w:rPr>
          <w:ins w:id="236" w:author="Stefanie Vandevijvere" w:date="2024-09-29T09:42:00Z"/>
          <w:rFonts w:ascii="Times New Roman" w:eastAsia="Times New Roman" w:hAnsi="Times New Roman" w:cs="Times New Roman"/>
          <w:sz w:val="24"/>
          <w:szCs w:val="24"/>
          <w:lang w:val="en-US" w:eastAsia="fr-BE"/>
        </w:rPr>
      </w:pPr>
      <w:ins w:id="237" w:author="Stefanie Vandevijvere" w:date="2024-09-29T09:42:00Z">
        <w:r w:rsidRPr="00D64E67">
          <w:rPr>
            <w:rFonts w:ascii="Times New Roman" w:eastAsia="Times New Roman" w:hAnsi="Times New Roman" w:cs="Times New Roman"/>
            <w:b/>
            <w:bCs/>
            <w:sz w:val="24"/>
            <w:szCs w:val="24"/>
            <w:lang w:val="en-US" w:eastAsia="fr-BE"/>
          </w:rPr>
          <w:t>Pop-up sales events</w:t>
        </w:r>
        <w:r w:rsidRPr="00D64E67">
          <w:rPr>
            <w:rFonts w:ascii="Times New Roman" w:eastAsia="Times New Roman" w:hAnsi="Times New Roman" w:cs="Times New Roman"/>
            <w:sz w:val="24"/>
            <w:szCs w:val="24"/>
            <w:lang w:val="en-US" w:eastAsia="fr-BE"/>
          </w:rPr>
          <w:t xml:space="preserve"> in stores where selected items are discounted for a short period, promoting quick buying decisions.</w:t>
        </w:r>
      </w:ins>
    </w:p>
    <w:p w14:paraId="3C88A2B1" w14:textId="77777777" w:rsidR="000873E6" w:rsidRPr="00D64E67" w:rsidRDefault="000873E6" w:rsidP="000873E6">
      <w:pPr>
        <w:spacing w:before="100" w:beforeAutospacing="1" w:after="100" w:afterAutospacing="1" w:line="240" w:lineRule="auto"/>
        <w:outlineLvl w:val="2"/>
        <w:rPr>
          <w:ins w:id="238" w:author="Stefanie Vandevijvere" w:date="2024-09-29T09:42:00Z"/>
          <w:rFonts w:ascii="Times New Roman" w:eastAsia="Times New Roman" w:hAnsi="Times New Roman" w:cs="Times New Roman"/>
          <w:b/>
          <w:bCs/>
          <w:sz w:val="27"/>
          <w:szCs w:val="27"/>
          <w:lang w:val="en-US" w:eastAsia="fr-BE"/>
        </w:rPr>
      </w:pPr>
      <w:commentRangeStart w:id="239"/>
      <w:ins w:id="240" w:author="Stefanie Vandevijvere" w:date="2024-09-29T09:42:00Z">
        <w:r w:rsidRPr="00D64E67">
          <w:rPr>
            <w:rFonts w:ascii="Times New Roman" w:eastAsia="Times New Roman" w:hAnsi="Times New Roman" w:cs="Times New Roman"/>
            <w:b/>
            <w:bCs/>
            <w:sz w:val="27"/>
            <w:szCs w:val="27"/>
            <w:lang w:val="en-US" w:eastAsia="fr-BE"/>
          </w:rPr>
          <w:t>12. Referral Programs</w:t>
        </w:r>
      </w:ins>
      <w:commentRangeEnd w:id="239"/>
      <w:ins w:id="241" w:author="Stefanie Vandevijvere" w:date="2024-09-29T09:59:00Z">
        <w:r w:rsidR="00D64E67">
          <w:rPr>
            <w:rStyle w:val="CommentReference"/>
          </w:rPr>
          <w:commentReference w:id="239"/>
        </w:r>
      </w:ins>
    </w:p>
    <w:p w14:paraId="60D64620" w14:textId="77777777" w:rsidR="000873E6" w:rsidRPr="000873E6" w:rsidRDefault="000873E6" w:rsidP="000873E6">
      <w:pPr>
        <w:spacing w:before="100" w:beforeAutospacing="1" w:after="100" w:afterAutospacing="1" w:line="240" w:lineRule="auto"/>
        <w:rPr>
          <w:ins w:id="242" w:author="Stefanie Vandevijvere" w:date="2024-09-29T09:42:00Z"/>
          <w:rFonts w:ascii="Times New Roman" w:eastAsia="Times New Roman" w:hAnsi="Times New Roman" w:cs="Times New Roman"/>
          <w:sz w:val="24"/>
          <w:szCs w:val="24"/>
          <w:lang w:eastAsia="fr-BE"/>
        </w:rPr>
      </w:pPr>
      <w:ins w:id="243"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Incentives for customers to refer friends or family, often rewarding both the referrer and the new customer.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174D3410" w14:textId="77777777" w:rsidR="000873E6" w:rsidRPr="00D64E67" w:rsidRDefault="000873E6" w:rsidP="000873E6">
      <w:pPr>
        <w:numPr>
          <w:ilvl w:val="0"/>
          <w:numId w:val="12"/>
        </w:numPr>
        <w:spacing w:before="100" w:beforeAutospacing="1" w:after="100" w:afterAutospacing="1" w:line="240" w:lineRule="auto"/>
        <w:rPr>
          <w:ins w:id="244" w:author="Stefanie Vandevijvere" w:date="2024-09-29T09:42:00Z"/>
          <w:rFonts w:ascii="Times New Roman" w:eastAsia="Times New Roman" w:hAnsi="Times New Roman" w:cs="Times New Roman"/>
          <w:sz w:val="24"/>
          <w:szCs w:val="24"/>
          <w:lang w:val="en-US" w:eastAsia="fr-BE"/>
        </w:rPr>
      </w:pPr>
      <w:ins w:id="245" w:author="Stefanie Vandevijvere" w:date="2024-09-29T09:42:00Z">
        <w:r w:rsidRPr="00D64E67">
          <w:rPr>
            <w:rFonts w:ascii="Times New Roman" w:eastAsia="Times New Roman" w:hAnsi="Times New Roman" w:cs="Times New Roman"/>
            <w:b/>
            <w:bCs/>
            <w:sz w:val="24"/>
            <w:szCs w:val="24"/>
            <w:lang w:val="en-US" w:eastAsia="fr-BE"/>
          </w:rPr>
          <w:t>“Refer a Friend” discounts</w:t>
        </w:r>
        <w:r w:rsidRPr="00D64E67">
          <w:rPr>
            <w:rFonts w:ascii="Times New Roman" w:eastAsia="Times New Roman" w:hAnsi="Times New Roman" w:cs="Times New Roman"/>
            <w:sz w:val="24"/>
            <w:szCs w:val="24"/>
            <w:lang w:val="en-US" w:eastAsia="fr-BE"/>
          </w:rPr>
          <w:t xml:space="preserve"> where both parties receive a percentage off their next purchase, common in local restaurants or cafés.</w:t>
        </w:r>
      </w:ins>
    </w:p>
    <w:p w14:paraId="07D2F5A6" w14:textId="77777777" w:rsidR="000873E6" w:rsidRPr="00D64E67" w:rsidRDefault="000873E6" w:rsidP="000873E6">
      <w:pPr>
        <w:numPr>
          <w:ilvl w:val="0"/>
          <w:numId w:val="12"/>
        </w:numPr>
        <w:spacing w:before="100" w:beforeAutospacing="1" w:after="100" w:afterAutospacing="1" w:line="240" w:lineRule="auto"/>
        <w:rPr>
          <w:ins w:id="246" w:author="Stefanie Vandevijvere" w:date="2024-09-29T09:42:00Z"/>
          <w:rFonts w:ascii="Times New Roman" w:eastAsia="Times New Roman" w:hAnsi="Times New Roman" w:cs="Times New Roman"/>
          <w:sz w:val="24"/>
          <w:szCs w:val="24"/>
          <w:lang w:val="en-US" w:eastAsia="fr-BE"/>
        </w:rPr>
      </w:pPr>
      <w:ins w:id="247" w:author="Stefanie Vandevijvere" w:date="2024-09-29T09:42:00Z">
        <w:r w:rsidRPr="00D64E67">
          <w:rPr>
            <w:rFonts w:ascii="Times New Roman" w:eastAsia="Times New Roman" w:hAnsi="Times New Roman" w:cs="Times New Roman"/>
            <w:b/>
            <w:bCs/>
            <w:sz w:val="24"/>
            <w:szCs w:val="24"/>
            <w:lang w:val="en-US" w:eastAsia="fr-BE"/>
          </w:rPr>
          <w:t>Online services</w:t>
        </w:r>
        <w:r w:rsidRPr="00D64E67">
          <w:rPr>
            <w:rFonts w:ascii="Times New Roman" w:eastAsia="Times New Roman" w:hAnsi="Times New Roman" w:cs="Times New Roman"/>
            <w:sz w:val="24"/>
            <w:szCs w:val="24"/>
            <w:lang w:val="en-US" w:eastAsia="fr-BE"/>
          </w:rPr>
          <w:t xml:space="preserve"> offering credits or discounts when existing customers bring in new users, seen in apps or subscription services.</w:t>
        </w:r>
      </w:ins>
    </w:p>
    <w:p w14:paraId="43269EBF" w14:textId="77777777" w:rsidR="000873E6" w:rsidRPr="00D64E67" w:rsidRDefault="000873E6" w:rsidP="000873E6">
      <w:pPr>
        <w:spacing w:before="100" w:beforeAutospacing="1" w:after="100" w:afterAutospacing="1" w:line="240" w:lineRule="auto"/>
        <w:outlineLvl w:val="2"/>
        <w:rPr>
          <w:ins w:id="248" w:author="Stefanie Vandevijvere" w:date="2024-09-29T09:42:00Z"/>
          <w:rFonts w:ascii="Times New Roman" w:eastAsia="Times New Roman" w:hAnsi="Times New Roman" w:cs="Times New Roman"/>
          <w:b/>
          <w:bCs/>
          <w:sz w:val="27"/>
          <w:szCs w:val="27"/>
          <w:lang w:val="en-US" w:eastAsia="fr-BE"/>
        </w:rPr>
      </w:pPr>
      <w:commentRangeStart w:id="249"/>
      <w:ins w:id="250" w:author="Stefanie Vandevijvere" w:date="2024-09-29T09:42:00Z">
        <w:r w:rsidRPr="00D64E67">
          <w:rPr>
            <w:rFonts w:ascii="Times New Roman" w:eastAsia="Times New Roman" w:hAnsi="Times New Roman" w:cs="Times New Roman"/>
            <w:b/>
            <w:bCs/>
            <w:sz w:val="27"/>
            <w:szCs w:val="27"/>
            <w:lang w:val="en-US" w:eastAsia="fr-BE"/>
          </w:rPr>
          <w:t>13. Buy-Back or Trade-In Offers</w:t>
        </w:r>
      </w:ins>
      <w:commentRangeEnd w:id="249"/>
      <w:ins w:id="251" w:author="Stefanie Vandevijvere" w:date="2024-09-29T09:59:00Z">
        <w:r w:rsidR="00D64E67">
          <w:rPr>
            <w:rStyle w:val="CommentReference"/>
          </w:rPr>
          <w:commentReference w:id="249"/>
        </w:r>
      </w:ins>
    </w:p>
    <w:p w14:paraId="3BA4DD21" w14:textId="77777777" w:rsidR="000873E6" w:rsidRPr="000873E6" w:rsidRDefault="000873E6" w:rsidP="000873E6">
      <w:pPr>
        <w:spacing w:before="100" w:beforeAutospacing="1" w:after="100" w:afterAutospacing="1" w:line="240" w:lineRule="auto"/>
        <w:rPr>
          <w:ins w:id="252" w:author="Stefanie Vandevijvere" w:date="2024-09-29T09:42:00Z"/>
          <w:rFonts w:ascii="Times New Roman" w:eastAsia="Times New Roman" w:hAnsi="Times New Roman" w:cs="Times New Roman"/>
          <w:sz w:val="24"/>
          <w:szCs w:val="24"/>
          <w:lang w:eastAsia="fr-BE"/>
        </w:rPr>
      </w:pPr>
      <w:ins w:id="253"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Promotions encouraging customers to return old products in exchange for discounts on new purchases.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3EC4095D" w14:textId="77777777" w:rsidR="000873E6" w:rsidRPr="00D64E67" w:rsidRDefault="000873E6" w:rsidP="000873E6">
      <w:pPr>
        <w:numPr>
          <w:ilvl w:val="0"/>
          <w:numId w:val="13"/>
        </w:numPr>
        <w:spacing w:before="100" w:beforeAutospacing="1" w:after="100" w:afterAutospacing="1" w:line="240" w:lineRule="auto"/>
        <w:rPr>
          <w:ins w:id="254" w:author="Stefanie Vandevijvere" w:date="2024-09-29T09:42:00Z"/>
          <w:rFonts w:ascii="Times New Roman" w:eastAsia="Times New Roman" w:hAnsi="Times New Roman" w:cs="Times New Roman"/>
          <w:sz w:val="24"/>
          <w:szCs w:val="24"/>
          <w:lang w:val="en-US" w:eastAsia="fr-BE"/>
        </w:rPr>
      </w:pPr>
      <w:ins w:id="255" w:author="Stefanie Vandevijvere" w:date="2024-09-29T09:42:00Z">
        <w:r w:rsidRPr="00D64E67">
          <w:rPr>
            <w:rFonts w:ascii="Times New Roman" w:eastAsia="Times New Roman" w:hAnsi="Times New Roman" w:cs="Times New Roman"/>
            <w:b/>
            <w:bCs/>
            <w:sz w:val="24"/>
            <w:szCs w:val="24"/>
            <w:lang w:val="en-US" w:eastAsia="fr-BE"/>
          </w:rPr>
          <w:t>Electronics trade-in programs</w:t>
        </w:r>
        <w:r w:rsidRPr="00D64E67">
          <w:rPr>
            <w:rFonts w:ascii="Times New Roman" w:eastAsia="Times New Roman" w:hAnsi="Times New Roman" w:cs="Times New Roman"/>
            <w:sz w:val="24"/>
            <w:szCs w:val="24"/>
            <w:lang w:val="en-US" w:eastAsia="fr-BE"/>
          </w:rPr>
          <w:t xml:space="preserve"> that provide discounts on new devices when customers return their old ones, offered by many retailers.</w:t>
        </w:r>
      </w:ins>
    </w:p>
    <w:p w14:paraId="01A80E7A" w14:textId="77777777" w:rsidR="000873E6" w:rsidRPr="00D64E67" w:rsidRDefault="000873E6" w:rsidP="000873E6">
      <w:pPr>
        <w:numPr>
          <w:ilvl w:val="0"/>
          <w:numId w:val="13"/>
        </w:numPr>
        <w:spacing w:before="100" w:beforeAutospacing="1" w:after="100" w:afterAutospacing="1" w:line="240" w:lineRule="auto"/>
        <w:rPr>
          <w:ins w:id="256" w:author="Stefanie Vandevijvere" w:date="2024-09-29T09:42:00Z"/>
          <w:rFonts w:ascii="Times New Roman" w:eastAsia="Times New Roman" w:hAnsi="Times New Roman" w:cs="Times New Roman"/>
          <w:sz w:val="24"/>
          <w:szCs w:val="24"/>
          <w:lang w:val="en-US" w:eastAsia="fr-BE"/>
        </w:rPr>
      </w:pPr>
      <w:ins w:id="257" w:author="Stefanie Vandevijvere" w:date="2024-09-29T09:42:00Z">
        <w:r w:rsidRPr="00D64E67">
          <w:rPr>
            <w:rFonts w:ascii="Times New Roman" w:eastAsia="Times New Roman" w:hAnsi="Times New Roman" w:cs="Times New Roman"/>
            <w:b/>
            <w:bCs/>
            <w:sz w:val="24"/>
            <w:szCs w:val="24"/>
            <w:lang w:val="en-US" w:eastAsia="fr-BE"/>
          </w:rPr>
          <w:lastRenderedPageBreak/>
          <w:t>Sustainable fashion brands</w:t>
        </w:r>
        <w:r w:rsidRPr="00D64E67">
          <w:rPr>
            <w:rFonts w:ascii="Times New Roman" w:eastAsia="Times New Roman" w:hAnsi="Times New Roman" w:cs="Times New Roman"/>
            <w:sz w:val="24"/>
            <w:szCs w:val="24"/>
            <w:lang w:val="en-US" w:eastAsia="fr-BE"/>
          </w:rPr>
          <w:t xml:space="preserve"> offering discounts for returning used clothing items, promoting circular economy practices.</w:t>
        </w:r>
      </w:ins>
    </w:p>
    <w:p w14:paraId="2740220F" w14:textId="77777777" w:rsidR="000873E6" w:rsidRPr="00D64E67" w:rsidRDefault="000873E6" w:rsidP="000873E6">
      <w:pPr>
        <w:spacing w:before="100" w:beforeAutospacing="1" w:after="100" w:afterAutospacing="1" w:line="240" w:lineRule="auto"/>
        <w:outlineLvl w:val="2"/>
        <w:rPr>
          <w:ins w:id="258" w:author="Stefanie Vandevijvere" w:date="2024-09-29T09:42:00Z"/>
          <w:rFonts w:ascii="Times New Roman" w:eastAsia="Times New Roman" w:hAnsi="Times New Roman" w:cs="Times New Roman"/>
          <w:b/>
          <w:bCs/>
          <w:sz w:val="27"/>
          <w:szCs w:val="27"/>
          <w:lang w:val="en-US" w:eastAsia="fr-BE"/>
        </w:rPr>
      </w:pPr>
      <w:ins w:id="259" w:author="Stefanie Vandevijvere" w:date="2024-09-29T09:42:00Z">
        <w:r w:rsidRPr="00D64E67">
          <w:rPr>
            <w:rFonts w:ascii="Times New Roman" w:eastAsia="Times New Roman" w:hAnsi="Times New Roman" w:cs="Times New Roman"/>
            <w:b/>
            <w:bCs/>
            <w:sz w:val="27"/>
            <w:szCs w:val="27"/>
            <w:lang w:val="en-US" w:eastAsia="fr-BE"/>
          </w:rPr>
          <w:t>14. Sampling Events</w:t>
        </w:r>
      </w:ins>
    </w:p>
    <w:p w14:paraId="626754B8" w14:textId="77777777" w:rsidR="000873E6" w:rsidRPr="000873E6" w:rsidRDefault="000873E6" w:rsidP="000873E6">
      <w:pPr>
        <w:spacing w:before="100" w:beforeAutospacing="1" w:after="100" w:afterAutospacing="1" w:line="240" w:lineRule="auto"/>
        <w:rPr>
          <w:ins w:id="260" w:author="Stefanie Vandevijvere" w:date="2024-09-29T09:42:00Z"/>
          <w:rFonts w:ascii="Times New Roman" w:eastAsia="Times New Roman" w:hAnsi="Times New Roman" w:cs="Times New Roman"/>
          <w:sz w:val="24"/>
          <w:szCs w:val="24"/>
          <w:lang w:eastAsia="fr-BE"/>
        </w:rPr>
      </w:pPr>
      <w:ins w:id="261"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In-store or online events where consumers can try products for free, often leading to immediate purchases.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3129EFD3" w14:textId="77777777" w:rsidR="000873E6" w:rsidRPr="00D64E67" w:rsidRDefault="000873E6" w:rsidP="000873E6">
      <w:pPr>
        <w:numPr>
          <w:ilvl w:val="0"/>
          <w:numId w:val="14"/>
        </w:numPr>
        <w:spacing w:before="100" w:beforeAutospacing="1" w:after="100" w:afterAutospacing="1" w:line="240" w:lineRule="auto"/>
        <w:rPr>
          <w:ins w:id="262" w:author="Stefanie Vandevijvere" w:date="2024-09-29T09:42:00Z"/>
          <w:rFonts w:ascii="Times New Roman" w:eastAsia="Times New Roman" w:hAnsi="Times New Roman" w:cs="Times New Roman"/>
          <w:sz w:val="24"/>
          <w:szCs w:val="24"/>
          <w:lang w:val="en-US" w:eastAsia="fr-BE"/>
        </w:rPr>
      </w:pPr>
      <w:ins w:id="263" w:author="Stefanie Vandevijvere" w:date="2024-09-29T09:42:00Z">
        <w:r w:rsidRPr="00D64E67">
          <w:rPr>
            <w:rFonts w:ascii="Times New Roman" w:eastAsia="Times New Roman" w:hAnsi="Times New Roman" w:cs="Times New Roman"/>
            <w:b/>
            <w:bCs/>
            <w:sz w:val="24"/>
            <w:szCs w:val="24"/>
            <w:lang w:val="en-US" w:eastAsia="fr-BE"/>
          </w:rPr>
          <w:t>Food sampling at local supermarkets</w:t>
        </w:r>
        <w:r w:rsidRPr="00D64E67">
          <w:rPr>
            <w:rFonts w:ascii="Times New Roman" w:eastAsia="Times New Roman" w:hAnsi="Times New Roman" w:cs="Times New Roman"/>
            <w:sz w:val="24"/>
            <w:szCs w:val="24"/>
            <w:lang w:val="en-US" w:eastAsia="fr-BE"/>
          </w:rPr>
          <w:t xml:space="preserve"> for new products, such as cheeses or snacks, which encourage shoppers to buy after tasting.</w:t>
        </w:r>
      </w:ins>
    </w:p>
    <w:p w14:paraId="30E22CB2" w14:textId="77777777" w:rsidR="000873E6" w:rsidRPr="00D64E67" w:rsidRDefault="000873E6" w:rsidP="000873E6">
      <w:pPr>
        <w:numPr>
          <w:ilvl w:val="0"/>
          <w:numId w:val="14"/>
        </w:numPr>
        <w:spacing w:before="100" w:beforeAutospacing="1" w:after="100" w:afterAutospacing="1" w:line="240" w:lineRule="auto"/>
        <w:rPr>
          <w:ins w:id="264" w:author="Stefanie Vandevijvere" w:date="2024-09-29T09:42:00Z"/>
          <w:rFonts w:ascii="Times New Roman" w:eastAsia="Times New Roman" w:hAnsi="Times New Roman" w:cs="Times New Roman"/>
          <w:sz w:val="24"/>
          <w:szCs w:val="24"/>
          <w:lang w:val="en-US" w:eastAsia="fr-BE"/>
        </w:rPr>
      </w:pPr>
      <w:ins w:id="265" w:author="Stefanie Vandevijvere" w:date="2024-09-29T09:42:00Z">
        <w:r w:rsidRPr="00D64E67">
          <w:rPr>
            <w:rFonts w:ascii="Times New Roman" w:eastAsia="Times New Roman" w:hAnsi="Times New Roman" w:cs="Times New Roman"/>
            <w:b/>
            <w:bCs/>
            <w:sz w:val="24"/>
            <w:szCs w:val="24"/>
            <w:lang w:val="en-US" w:eastAsia="fr-BE"/>
          </w:rPr>
          <w:t>Online tastings or virtual events</w:t>
        </w:r>
        <w:r w:rsidRPr="00D64E67">
          <w:rPr>
            <w:rFonts w:ascii="Times New Roman" w:eastAsia="Times New Roman" w:hAnsi="Times New Roman" w:cs="Times New Roman"/>
            <w:sz w:val="24"/>
            <w:szCs w:val="24"/>
            <w:lang w:val="en-US" w:eastAsia="fr-BE"/>
          </w:rPr>
          <w:t xml:space="preserve"> where brands send samples to participants, often paired with discounts for those who purchase afterward.</w:t>
        </w:r>
      </w:ins>
    </w:p>
    <w:p w14:paraId="6FD98798" w14:textId="77777777" w:rsidR="000873E6" w:rsidRPr="00D64E67" w:rsidRDefault="000873E6" w:rsidP="000873E6">
      <w:pPr>
        <w:spacing w:before="100" w:beforeAutospacing="1" w:after="100" w:afterAutospacing="1" w:line="240" w:lineRule="auto"/>
        <w:outlineLvl w:val="2"/>
        <w:rPr>
          <w:ins w:id="266" w:author="Stefanie Vandevijvere" w:date="2024-09-29T09:42:00Z"/>
          <w:rFonts w:ascii="Times New Roman" w:eastAsia="Times New Roman" w:hAnsi="Times New Roman" w:cs="Times New Roman"/>
          <w:b/>
          <w:bCs/>
          <w:sz w:val="27"/>
          <w:szCs w:val="27"/>
          <w:lang w:val="en-US" w:eastAsia="fr-BE"/>
        </w:rPr>
      </w:pPr>
      <w:commentRangeStart w:id="267"/>
      <w:ins w:id="268" w:author="Stefanie Vandevijvere" w:date="2024-09-29T09:42:00Z">
        <w:r w:rsidRPr="00D64E67">
          <w:rPr>
            <w:rFonts w:ascii="Times New Roman" w:eastAsia="Times New Roman" w:hAnsi="Times New Roman" w:cs="Times New Roman"/>
            <w:b/>
            <w:bCs/>
            <w:sz w:val="27"/>
            <w:szCs w:val="27"/>
            <w:lang w:val="en-US" w:eastAsia="fr-BE"/>
          </w:rPr>
          <w:t>15. Seasonal Promotions</w:t>
        </w:r>
      </w:ins>
      <w:commentRangeEnd w:id="267"/>
      <w:ins w:id="269" w:author="Stefanie Vandevijvere" w:date="2024-09-29T10:00:00Z">
        <w:r w:rsidR="00D64E67">
          <w:rPr>
            <w:rStyle w:val="CommentReference"/>
          </w:rPr>
          <w:commentReference w:id="267"/>
        </w:r>
      </w:ins>
    </w:p>
    <w:p w14:paraId="0733D7BF" w14:textId="77777777" w:rsidR="000873E6" w:rsidRPr="000873E6" w:rsidRDefault="000873E6" w:rsidP="000873E6">
      <w:pPr>
        <w:spacing w:before="100" w:beforeAutospacing="1" w:after="100" w:afterAutospacing="1" w:line="240" w:lineRule="auto"/>
        <w:rPr>
          <w:ins w:id="270" w:author="Stefanie Vandevijvere" w:date="2024-09-29T09:42:00Z"/>
          <w:rFonts w:ascii="Times New Roman" w:eastAsia="Times New Roman" w:hAnsi="Times New Roman" w:cs="Times New Roman"/>
          <w:sz w:val="24"/>
          <w:szCs w:val="24"/>
          <w:lang w:eastAsia="fr-BE"/>
        </w:rPr>
      </w:pPr>
      <w:ins w:id="271" w:author="Stefanie Vandevijvere" w:date="2024-09-29T09:42:00Z">
        <w:r w:rsidRPr="00D64E67">
          <w:rPr>
            <w:rFonts w:ascii="Times New Roman" w:eastAsia="Times New Roman" w:hAnsi="Times New Roman" w:cs="Times New Roman"/>
            <w:b/>
            <w:bCs/>
            <w:sz w:val="24"/>
            <w:szCs w:val="24"/>
            <w:lang w:val="en-US" w:eastAsia="fr-BE"/>
          </w:rPr>
          <w:t>Definition</w:t>
        </w:r>
        <w:r w:rsidRPr="00D64E67">
          <w:rPr>
            <w:rFonts w:ascii="Times New Roman" w:eastAsia="Times New Roman" w:hAnsi="Times New Roman" w:cs="Times New Roman"/>
            <w:sz w:val="24"/>
            <w:szCs w:val="24"/>
            <w:lang w:val="en-US" w:eastAsia="fr-BE"/>
          </w:rPr>
          <w:t xml:space="preserve">: Offers tied to specific seasons or holidays that create relevance and urgency. </w:t>
        </w:r>
        <w:proofErr w:type="spellStart"/>
        <w:r w:rsidRPr="000873E6">
          <w:rPr>
            <w:rFonts w:ascii="Times New Roman" w:eastAsia="Times New Roman" w:hAnsi="Times New Roman" w:cs="Times New Roman"/>
            <w:b/>
            <w:bCs/>
            <w:sz w:val="24"/>
            <w:szCs w:val="24"/>
            <w:lang w:eastAsia="fr-BE"/>
          </w:rPr>
          <w:t>Examples</w:t>
        </w:r>
        <w:proofErr w:type="spellEnd"/>
        <w:r w:rsidRPr="000873E6">
          <w:rPr>
            <w:rFonts w:ascii="Times New Roman" w:eastAsia="Times New Roman" w:hAnsi="Times New Roman" w:cs="Times New Roman"/>
            <w:sz w:val="24"/>
            <w:szCs w:val="24"/>
            <w:lang w:eastAsia="fr-BE"/>
          </w:rPr>
          <w:t>:</w:t>
        </w:r>
      </w:ins>
    </w:p>
    <w:p w14:paraId="6AE861DF" w14:textId="77777777" w:rsidR="000873E6" w:rsidRPr="000873E6" w:rsidRDefault="000873E6" w:rsidP="000873E6">
      <w:pPr>
        <w:numPr>
          <w:ilvl w:val="0"/>
          <w:numId w:val="15"/>
        </w:numPr>
        <w:spacing w:before="100" w:beforeAutospacing="1" w:after="100" w:afterAutospacing="1" w:line="240" w:lineRule="auto"/>
        <w:rPr>
          <w:ins w:id="272" w:author="Stefanie Vandevijvere" w:date="2024-09-29T09:42:00Z"/>
          <w:rFonts w:ascii="Times New Roman" w:eastAsia="Times New Roman" w:hAnsi="Times New Roman" w:cs="Times New Roman"/>
          <w:sz w:val="24"/>
          <w:szCs w:val="24"/>
          <w:lang w:val="en-US" w:eastAsia="fr-BE"/>
          <w:rPrChange w:id="273" w:author="Stefanie Vandevijvere" w:date="2024-09-29T09:42:00Z">
            <w:rPr>
              <w:ins w:id="274" w:author="Stefanie Vandevijvere" w:date="2024-09-29T09:42:00Z"/>
              <w:rFonts w:ascii="Times New Roman" w:eastAsia="Times New Roman" w:hAnsi="Times New Roman" w:cs="Times New Roman"/>
              <w:sz w:val="24"/>
              <w:szCs w:val="24"/>
              <w:lang w:eastAsia="fr-BE"/>
            </w:rPr>
          </w:rPrChange>
        </w:rPr>
      </w:pPr>
      <w:ins w:id="275" w:author="Stefanie Vandevijvere" w:date="2024-09-29T09:42:00Z">
        <w:r w:rsidRPr="000873E6">
          <w:rPr>
            <w:rFonts w:ascii="Times New Roman" w:eastAsia="Times New Roman" w:hAnsi="Times New Roman" w:cs="Times New Roman"/>
            <w:b/>
            <w:bCs/>
            <w:sz w:val="24"/>
            <w:szCs w:val="24"/>
            <w:lang w:val="en-US" w:eastAsia="fr-BE"/>
            <w:rPrChange w:id="276" w:author="Stefanie Vandevijvere" w:date="2024-09-29T09:42:00Z">
              <w:rPr>
                <w:rFonts w:ascii="Times New Roman" w:eastAsia="Times New Roman" w:hAnsi="Times New Roman" w:cs="Times New Roman"/>
                <w:b/>
                <w:bCs/>
                <w:sz w:val="24"/>
                <w:szCs w:val="24"/>
                <w:lang w:eastAsia="fr-BE"/>
              </w:rPr>
            </w:rPrChange>
          </w:rPr>
          <w:t>Holiday-themed products</w:t>
        </w:r>
        <w:r w:rsidRPr="000873E6">
          <w:rPr>
            <w:rFonts w:ascii="Times New Roman" w:eastAsia="Times New Roman" w:hAnsi="Times New Roman" w:cs="Times New Roman"/>
            <w:sz w:val="24"/>
            <w:szCs w:val="24"/>
            <w:lang w:val="en-US" w:eastAsia="fr-BE"/>
            <w:rPrChange w:id="277" w:author="Stefanie Vandevijvere" w:date="2024-09-29T09:42:00Z">
              <w:rPr>
                <w:rFonts w:ascii="Times New Roman" w:eastAsia="Times New Roman" w:hAnsi="Times New Roman" w:cs="Times New Roman"/>
                <w:sz w:val="24"/>
                <w:szCs w:val="24"/>
                <w:lang w:eastAsia="fr-BE"/>
              </w:rPr>
            </w:rPrChange>
          </w:rPr>
          <w:t xml:space="preserve"> or discounts during Christmas or Easter, such as special packaging or promotional pricing on traditional foods.</w:t>
        </w:r>
      </w:ins>
    </w:p>
    <w:p w14:paraId="6FFF9DA6" w14:textId="77777777" w:rsidR="000873E6" w:rsidRPr="000873E6" w:rsidRDefault="000873E6" w:rsidP="000873E6">
      <w:pPr>
        <w:numPr>
          <w:ilvl w:val="0"/>
          <w:numId w:val="15"/>
        </w:numPr>
        <w:spacing w:before="100" w:beforeAutospacing="1" w:after="100" w:afterAutospacing="1" w:line="240" w:lineRule="auto"/>
        <w:rPr>
          <w:ins w:id="278" w:author="Stefanie Vandevijvere" w:date="2024-09-29T09:42:00Z"/>
          <w:rFonts w:ascii="Times New Roman" w:eastAsia="Times New Roman" w:hAnsi="Times New Roman" w:cs="Times New Roman"/>
          <w:sz w:val="24"/>
          <w:szCs w:val="24"/>
          <w:lang w:val="en-US" w:eastAsia="fr-BE"/>
          <w:rPrChange w:id="279" w:author="Stefanie Vandevijvere" w:date="2024-09-29T09:42:00Z">
            <w:rPr>
              <w:ins w:id="280" w:author="Stefanie Vandevijvere" w:date="2024-09-29T09:42:00Z"/>
              <w:rFonts w:ascii="Times New Roman" w:eastAsia="Times New Roman" w:hAnsi="Times New Roman" w:cs="Times New Roman"/>
              <w:sz w:val="24"/>
              <w:szCs w:val="24"/>
              <w:lang w:eastAsia="fr-BE"/>
            </w:rPr>
          </w:rPrChange>
        </w:rPr>
      </w:pPr>
      <w:ins w:id="281" w:author="Stefanie Vandevijvere" w:date="2024-09-29T09:42:00Z">
        <w:r w:rsidRPr="000873E6">
          <w:rPr>
            <w:rFonts w:ascii="Times New Roman" w:eastAsia="Times New Roman" w:hAnsi="Times New Roman" w:cs="Times New Roman"/>
            <w:b/>
            <w:bCs/>
            <w:sz w:val="24"/>
            <w:szCs w:val="24"/>
            <w:lang w:val="en-US" w:eastAsia="fr-BE"/>
            <w:rPrChange w:id="282" w:author="Stefanie Vandevijvere" w:date="2024-09-29T09:42:00Z">
              <w:rPr>
                <w:rFonts w:ascii="Times New Roman" w:eastAsia="Times New Roman" w:hAnsi="Times New Roman" w:cs="Times New Roman"/>
                <w:b/>
                <w:bCs/>
                <w:sz w:val="24"/>
                <w:szCs w:val="24"/>
                <w:lang w:eastAsia="fr-BE"/>
              </w:rPr>
            </w:rPrChange>
          </w:rPr>
          <w:t>Summer beverage promotions</w:t>
        </w:r>
        <w:r w:rsidRPr="000873E6">
          <w:rPr>
            <w:rFonts w:ascii="Times New Roman" w:eastAsia="Times New Roman" w:hAnsi="Times New Roman" w:cs="Times New Roman"/>
            <w:sz w:val="24"/>
            <w:szCs w:val="24"/>
            <w:lang w:val="en-US" w:eastAsia="fr-BE"/>
            <w:rPrChange w:id="283" w:author="Stefanie Vandevijvere" w:date="2024-09-29T09:42:00Z">
              <w:rPr>
                <w:rFonts w:ascii="Times New Roman" w:eastAsia="Times New Roman" w:hAnsi="Times New Roman" w:cs="Times New Roman"/>
                <w:sz w:val="24"/>
                <w:szCs w:val="24"/>
                <w:lang w:eastAsia="fr-BE"/>
              </w:rPr>
            </w:rPrChange>
          </w:rPr>
          <w:t xml:space="preserve"> that feature discounts on refreshing drinks during warm months.</w:t>
        </w:r>
      </w:ins>
    </w:p>
    <w:p w14:paraId="16FE1238" w14:textId="3C4FCA0A" w:rsidR="000873E6" w:rsidRDefault="000873E6">
      <w:pPr>
        <w:rPr>
          <w:ins w:id="284" w:author="Stefanie Vandevijvere" w:date="2024-09-29T09:43:00Z"/>
          <w:lang w:val="en-US"/>
        </w:rPr>
      </w:pPr>
    </w:p>
    <w:p w14:paraId="23D72019" w14:textId="77777777" w:rsidR="000873E6" w:rsidRPr="000873E6" w:rsidRDefault="000873E6" w:rsidP="000873E6">
      <w:pPr>
        <w:spacing w:before="100" w:beforeAutospacing="1" w:after="100" w:afterAutospacing="1" w:line="240" w:lineRule="auto"/>
        <w:outlineLvl w:val="2"/>
        <w:rPr>
          <w:ins w:id="285" w:author="Stefanie Vandevijvere" w:date="2024-09-29T09:43:00Z"/>
          <w:rFonts w:ascii="Times New Roman" w:eastAsia="Times New Roman" w:hAnsi="Times New Roman" w:cs="Times New Roman"/>
          <w:b/>
          <w:bCs/>
          <w:sz w:val="27"/>
          <w:szCs w:val="27"/>
          <w:lang w:eastAsia="fr-BE"/>
        </w:rPr>
      </w:pPr>
      <w:proofErr w:type="spellStart"/>
      <w:ins w:id="286" w:author="Stefanie Vandevijvere" w:date="2024-09-29T09:43:00Z">
        <w:r w:rsidRPr="000873E6">
          <w:rPr>
            <w:rFonts w:ascii="Times New Roman" w:eastAsia="Times New Roman" w:hAnsi="Times New Roman" w:cs="Times New Roman"/>
            <w:b/>
            <w:bCs/>
            <w:sz w:val="27"/>
            <w:szCs w:val="27"/>
            <w:lang w:eastAsia="fr-BE"/>
          </w:rPr>
          <w:t>Overlapping</w:t>
        </w:r>
        <w:proofErr w:type="spellEnd"/>
        <w:r w:rsidRPr="000873E6">
          <w:rPr>
            <w:rFonts w:ascii="Times New Roman" w:eastAsia="Times New Roman" w:hAnsi="Times New Roman" w:cs="Times New Roman"/>
            <w:b/>
            <w:bCs/>
            <w:sz w:val="27"/>
            <w:szCs w:val="27"/>
            <w:lang w:eastAsia="fr-BE"/>
          </w:rPr>
          <w:t xml:space="preserve"> </w:t>
        </w:r>
        <w:proofErr w:type="spellStart"/>
        <w:r w:rsidRPr="000873E6">
          <w:rPr>
            <w:rFonts w:ascii="Times New Roman" w:eastAsia="Times New Roman" w:hAnsi="Times New Roman" w:cs="Times New Roman"/>
            <w:b/>
            <w:bCs/>
            <w:sz w:val="27"/>
            <w:szCs w:val="27"/>
            <w:lang w:eastAsia="fr-BE"/>
          </w:rPr>
          <w:t>Categories</w:t>
        </w:r>
        <w:proofErr w:type="spellEnd"/>
      </w:ins>
    </w:p>
    <w:p w14:paraId="0EF7273E" w14:textId="77777777" w:rsidR="000873E6" w:rsidRPr="000873E6" w:rsidRDefault="000873E6" w:rsidP="000873E6">
      <w:pPr>
        <w:numPr>
          <w:ilvl w:val="0"/>
          <w:numId w:val="16"/>
        </w:numPr>
        <w:spacing w:before="100" w:beforeAutospacing="1" w:after="100" w:afterAutospacing="1" w:line="240" w:lineRule="auto"/>
        <w:rPr>
          <w:ins w:id="287" w:author="Stefanie Vandevijvere" w:date="2024-09-29T09:43:00Z"/>
          <w:rFonts w:ascii="Times New Roman" w:eastAsia="Times New Roman" w:hAnsi="Times New Roman" w:cs="Times New Roman"/>
          <w:sz w:val="24"/>
          <w:szCs w:val="24"/>
          <w:lang w:val="en-US" w:eastAsia="fr-BE"/>
          <w:rPrChange w:id="288" w:author="Stefanie Vandevijvere" w:date="2024-09-29T09:43:00Z">
            <w:rPr>
              <w:ins w:id="289" w:author="Stefanie Vandevijvere" w:date="2024-09-29T09:43:00Z"/>
              <w:rFonts w:ascii="Times New Roman" w:eastAsia="Times New Roman" w:hAnsi="Times New Roman" w:cs="Times New Roman"/>
              <w:sz w:val="24"/>
              <w:szCs w:val="24"/>
              <w:lang w:eastAsia="fr-BE"/>
            </w:rPr>
          </w:rPrChange>
        </w:rPr>
      </w:pPr>
      <w:ins w:id="290" w:author="Stefanie Vandevijvere" w:date="2024-09-29T09:43:00Z">
        <w:r w:rsidRPr="000873E6">
          <w:rPr>
            <w:rFonts w:ascii="Times New Roman" w:eastAsia="Times New Roman" w:hAnsi="Times New Roman" w:cs="Times New Roman"/>
            <w:b/>
            <w:bCs/>
            <w:sz w:val="24"/>
            <w:szCs w:val="24"/>
            <w:lang w:val="en-US" w:eastAsia="fr-BE"/>
            <w:rPrChange w:id="291" w:author="Stefanie Vandevijvere" w:date="2024-09-29T09:43:00Z">
              <w:rPr>
                <w:rFonts w:ascii="Times New Roman" w:eastAsia="Times New Roman" w:hAnsi="Times New Roman" w:cs="Times New Roman"/>
                <w:b/>
                <w:bCs/>
                <w:sz w:val="24"/>
                <w:szCs w:val="24"/>
                <w:lang w:eastAsia="fr-BE"/>
              </w:rPr>
            </w:rPrChange>
          </w:rPr>
          <w:t>Game and App Downloads</w:t>
        </w:r>
        <w:r w:rsidRPr="000873E6">
          <w:rPr>
            <w:rFonts w:ascii="Times New Roman" w:eastAsia="Times New Roman" w:hAnsi="Times New Roman" w:cs="Times New Roman"/>
            <w:sz w:val="24"/>
            <w:szCs w:val="24"/>
            <w:lang w:val="en-US" w:eastAsia="fr-BE"/>
            <w:rPrChange w:id="292" w:author="Stefanie Vandevijvere" w:date="2024-09-29T09:43:00Z">
              <w:rPr>
                <w:rFonts w:ascii="Times New Roman" w:eastAsia="Times New Roman" w:hAnsi="Times New Roman" w:cs="Times New Roman"/>
                <w:sz w:val="24"/>
                <w:szCs w:val="24"/>
                <w:lang w:eastAsia="fr-BE"/>
              </w:rPr>
            </w:rPrChange>
          </w:rPr>
          <w:t xml:space="preserve"> &amp; </w:t>
        </w:r>
        <w:r w:rsidRPr="000873E6">
          <w:rPr>
            <w:rFonts w:ascii="Times New Roman" w:eastAsia="Times New Roman" w:hAnsi="Times New Roman" w:cs="Times New Roman"/>
            <w:b/>
            <w:bCs/>
            <w:sz w:val="24"/>
            <w:szCs w:val="24"/>
            <w:lang w:val="en-US" w:eastAsia="fr-BE"/>
            <w:rPrChange w:id="293" w:author="Stefanie Vandevijvere" w:date="2024-09-29T09:43:00Z">
              <w:rPr>
                <w:rFonts w:ascii="Times New Roman" w:eastAsia="Times New Roman" w:hAnsi="Times New Roman" w:cs="Times New Roman"/>
                <w:b/>
                <w:bCs/>
                <w:sz w:val="24"/>
                <w:szCs w:val="24"/>
                <w:lang w:eastAsia="fr-BE"/>
              </w:rPr>
            </w:rPrChange>
          </w:rPr>
          <w:t>Contests</w:t>
        </w:r>
        <w:r w:rsidRPr="000873E6">
          <w:rPr>
            <w:rFonts w:ascii="Times New Roman" w:eastAsia="Times New Roman" w:hAnsi="Times New Roman" w:cs="Times New Roman"/>
            <w:sz w:val="24"/>
            <w:szCs w:val="24"/>
            <w:lang w:val="en-US" w:eastAsia="fr-BE"/>
            <w:rPrChange w:id="294" w:author="Stefanie Vandevijvere" w:date="2024-09-29T09:43:00Z">
              <w:rPr>
                <w:rFonts w:ascii="Times New Roman" w:eastAsia="Times New Roman" w:hAnsi="Times New Roman" w:cs="Times New Roman"/>
                <w:sz w:val="24"/>
                <w:szCs w:val="24"/>
                <w:lang w:eastAsia="fr-BE"/>
              </w:rPr>
            </w:rPrChange>
          </w:rPr>
          <w:t>:</w:t>
        </w:r>
      </w:ins>
    </w:p>
    <w:p w14:paraId="3AA925EE" w14:textId="77777777" w:rsidR="000873E6" w:rsidRPr="000873E6" w:rsidRDefault="000873E6" w:rsidP="000873E6">
      <w:pPr>
        <w:numPr>
          <w:ilvl w:val="1"/>
          <w:numId w:val="16"/>
        </w:numPr>
        <w:spacing w:before="100" w:beforeAutospacing="1" w:after="100" w:afterAutospacing="1" w:line="240" w:lineRule="auto"/>
        <w:rPr>
          <w:ins w:id="295" w:author="Stefanie Vandevijvere" w:date="2024-09-29T09:43:00Z"/>
          <w:rFonts w:ascii="Times New Roman" w:eastAsia="Times New Roman" w:hAnsi="Times New Roman" w:cs="Times New Roman"/>
          <w:sz w:val="24"/>
          <w:szCs w:val="24"/>
          <w:lang w:val="en-US" w:eastAsia="fr-BE"/>
          <w:rPrChange w:id="296" w:author="Stefanie Vandevijvere" w:date="2024-09-29T09:43:00Z">
            <w:rPr>
              <w:ins w:id="297" w:author="Stefanie Vandevijvere" w:date="2024-09-29T09:43:00Z"/>
              <w:rFonts w:ascii="Times New Roman" w:eastAsia="Times New Roman" w:hAnsi="Times New Roman" w:cs="Times New Roman"/>
              <w:sz w:val="24"/>
              <w:szCs w:val="24"/>
              <w:lang w:eastAsia="fr-BE"/>
            </w:rPr>
          </w:rPrChange>
        </w:rPr>
      </w:pPr>
      <w:ins w:id="298" w:author="Stefanie Vandevijvere" w:date="2024-09-29T09:43:00Z">
        <w:r w:rsidRPr="000873E6">
          <w:rPr>
            <w:rFonts w:ascii="Times New Roman" w:eastAsia="Times New Roman" w:hAnsi="Times New Roman" w:cs="Times New Roman"/>
            <w:sz w:val="24"/>
            <w:szCs w:val="24"/>
            <w:lang w:val="en-US" w:eastAsia="fr-BE"/>
            <w:rPrChange w:id="299" w:author="Stefanie Vandevijvere" w:date="2024-09-29T09:43:00Z">
              <w:rPr>
                <w:rFonts w:ascii="Times New Roman" w:eastAsia="Times New Roman" w:hAnsi="Times New Roman" w:cs="Times New Roman"/>
                <w:sz w:val="24"/>
                <w:szCs w:val="24"/>
                <w:lang w:eastAsia="fr-BE"/>
              </w:rPr>
            </w:rPrChange>
          </w:rPr>
          <w:t>Both can incentivize consumer engagement through digital platforms, where contests may involve downloading an app or game to enter.</w:t>
        </w:r>
      </w:ins>
    </w:p>
    <w:p w14:paraId="0620DBFA" w14:textId="77777777" w:rsidR="000873E6" w:rsidRPr="000873E6" w:rsidRDefault="000873E6" w:rsidP="000873E6">
      <w:pPr>
        <w:numPr>
          <w:ilvl w:val="0"/>
          <w:numId w:val="16"/>
        </w:numPr>
        <w:spacing w:before="100" w:beforeAutospacing="1" w:after="100" w:afterAutospacing="1" w:line="240" w:lineRule="auto"/>
        <w:rPr>
          <w:ins w:id="300" w:author="Stefanie Vandevijvere" w:date="2024-09-29T09:43:00Z"/>
          <w:rFonts w:ascii="Times New Roman" w:eastAsia="Times New Roman" w:hAnsi="Times New Roman" w:cs="Times New Roman"/>
          <w:sz w:val="24"/>
          <w:szCs w:val="24"/>
          <w:lang w:eastAsia="fr-BE"/>
        </w:rPr>
      </w:pPr>
      <w:proofErr w:type="spellStart"/>
      <w:ins w:id="301" w:author="Stefanie Vandevijvere" w:date="2024-09-29T09:43:00Z">
        <w:r w:rsidRPr="000873E6">
          <w:rPr>
            <w:rFonts w:ascii="Times New Roman" w:eastAsia="Times New Roman" w:hAnsi="Times New Roman" w:cs="Times New Roman"/>
            <w:b/>
            <w:bCs/>
            <w:sz w:val="24"/>
            <w:szCs w:val="24"/>
            <w:lang w:eastAsia="fr-BE"/>
          </w:rPr>
          <w:t>Pay</w:t>
        </w:r>
        <w:proofErr w:type="spellEnd"/>
        <w:r w:rsidRPr="000873E6">
          <w:rPr>
            <w:rFonts w:ascii="Times New Roman" w:eastAsia="Times New Roman" w:hAnsi="Times New Roman" w:cs="Times New Roman"/>
            <w:b/>
            <w:bCs/>
            <w:sz w:val="24"/>
            <w:szCs w:val="24"/>
            <w:lang w:eastAsia="fr-BE"/>
          </w:rPr>
          <w:t xml:space="preserve"> 2 </w:t>
        </w:r>
        <w:proofErr w:type="spellStart"/>
        <w:r w:rsidRPr="000873E6">
          <w:rPr>
            <w:rFonts w:ascii="Times New Roman" w:eastAsia="Times New Roman" w:hAnsi="Times New Roman" w:cs="Times New Roman"/>
            <w:b/>
            <w:bCs/>
            <w:sz w:val="24"/>
            <w:szCs w:val="24"/>
            <w:lang w:eastAsia="fr-BE"/>
          </w:rPr>
          <w:t>Take</w:t>
        </w:r>
        <w:proofErr w:type="spellEnd"/>
        <w:r w:rsidRPr="000873E6">
          <w:rPr>
            <w:rFonts w:ascii="Times New Roman" w:eastAsia="Times New Roman" w:hAnsi="Times New Roman" w:cs="Times New Roman"/>
            <w:b/>
            <w:bCs/>
            <w:sz w:val="24"/>
            <w:szCs w:val="24"/>
            <w:lang w:eastAsia="fr-BE"/>
          </w:rPr>
          <w:t xml:space="preserve"> 3</w:t>
        </w:r>
        <w:r w:rsidRPr="000873E6">
          <w:rPr>
            <w:rFonts w:ascii="Times New Roman" w:eastAsia="Times New Roman" w:hAnsi="Times New Roman" w:cs="Times New Roman"/>
            <w:sz w:val="24"/>
            <w:szCs w:val="24"/>
            <w:lang w:eastAsia="fr-BE"/>
          </w:rPr>
          <w:t xml:space="preserve"> &amp; </w:t>
        </w:r>
        <w:r w:rsidRPr="000873E6">
          <w:rPr>
            <w:rFonts w:ascii="Times New Roman" w:eastAsia="Times New Roman" w:hAnsi="Times New Roman" w:cs="Times New Roman"/>
            <w:b/>
            <w:bCs/>
            <w:sz w:val="24"/>
            <w:szCs w:val="24"/>
            <w:lang w:eastAsia="fr-BE"/>
          </w:rPr>
          <w:t>20% Extra</w:t>
        </w:r>
        <w:r w:rsidRPr="000873E6">
          <w:rPr>
            <w:rFonts w:ascii="Times New Roman" w:eastAsia="Times New Roman" w:hAnsi="Times New Roman" w:cs="Times New Roman"/>
            <w:sz w:val="24"/>
            <w:szCs w:val="24"/>
            <w:lang w:eastAsia="fr-BE"/>
          </w:rPr>
          <w:t>:</w:t>
        </w:r>
      </w:ins>
    </w:p>
    <w:p w14:paraId="35A3C85C" w14:textId="77777777" w:rsidR="000873E6" w:rsidRPr="000873E6" w:rsidRDefault="000873E6" w:rsidP="000873E6">
      <w:pPr>
        <w:numPr>
          <w:ilvl w:val="1"/>
          <w:numId w:val="16"/>
        </w:numPr>
        <w:spacing w:before="100" w:beforeAutospacing="1" w:after="100" w:afterAutospacing="1" w:line="240" w:lineRule="auto"/>
        <w:rPr>
          <w:ins w:id="302" w:author="Stefanie Vandevijvere" w:date="2024-09-29T09:43:00Z"/>
          <w:rFonts w:ascii="Times New Roman" w:eastAsia="Times New Roman" w:hAnsi="Times New Roman" w:cs="Times New Roman"/>
          <w:sz w:val="24"/>
          <w:szCs w:val="24"/>
          <w:lang w:val="en-US" w:eastAsia="fr-BE"/>
          <w:rPrChange w:id="303" w:author="Stefanie Vandevijvere" w:date="2024-09-29T09:43:00Z">
            <w:rPr>
              <w:ins w:id="304" w:author="Stefanie Vandevijvere" w:date="2024-09-29T09:43:00Z"/>
              <w:rFonts w:ascii="Times New Roman" w:eastAsia="Times New Roman" w:hAnsi="Times New Roman" w:cs="Times New Roman"/>
              <w:sz w:val="24"/>
              <w:szCs w:val="24"/>
              <w:lang w:eastAsia="fr-BE"/>
            </w:rPr>
          </w:rPrChange>
        </w:rPr>
      </w:pPr>
      <w:ins w:id="305" w:author="Stefanie Vandevijvere" w:date="2024-09-29T09:43:00Z">
        <w:r w:rsidRPr="000873E6">
          <w:rPr>
            <w:rFonts w:ascii="Times New Roman" w:eastAsia="Times New Roman" w:hAnsi="Times New Roman" w:cs="Times New Roman"/>
            <w:sz w:val="24"/>
            <w:szCs w:val="24"/>
            <w:lang w:val="en-US" w:eastAsia="fr-BE"/>
            <w:rPrChange w:id="306" w:author="Stefanie Vandevijvere" w:date="2024-09-29T09:43:00Z">
              <w:rPr>
                <w:rFonts w:ascii="Times New Roman" w:eastAsia="Times New Roman" w:hAnsi="Times New Roman" w:cs="Times New Roman"/>
                <w:sz w:val="24"/>
                <w:szCs w:val="24"/>
                <w:lang w:eastAsia="fr-BE"/>
              </w:rPr>
            </w:rPrChange>
          </w:rPr>
          <w:t>These both involve offering additional value for purchasing multiple items. "Pay 2 Take 3" is a specific instance of providing extra products, while "20% Extra" can apply to various situations, including similar bulk buying incentives.</w:t>
        </w:r>
      </w:ins>
    </w:p>
    <w:p w14:paraId="674A3049" w14:textId="77777777" w:rsidR="000873E6" w:rsidRPr="000873E6" w:rsidRDefault="000873E6" w:rsidP="000873E6">
      <w:pPr>
        <w:numPr>
          <w:ilvl w:val="0"/>
          <w:numId w:val="16"/>
        </w:numPr>
        <w:spacing w:before="100" w:beforeAutospacing="1" w:after="100" w:afterAutospacing="1" w:line="240" w:lineRule="auto"/>
        <w:rPr>
          <w:ins w:id="307" w:author="Stefanie Vandevijvere" w:date="2024-09-29T09:43:00Z"/>
          <w:rFonts w:ascii="Times New Roman" w:eastAsia="Times New Roman" w:hAnsi="Times New Roman" w:cs="Times New Roman"/>
          <w:sz w:val="24"/>
          <w:szCs w:val="24"/>
          <w:lang w:val="en-US" w:eastAsia="fr-BE"/>
          <w:rPrChange w:id="308" w:author="Stefanie Vandevijvere" w:date="2024-09-29T09:43:00Z">
            <w:rPr>
              <w:ins w:id="309" w:author="Stefanie Vandevijvere" w:date="2024-09-29T09:43:00Z"/>
              <w:rFonts w:ascii="Times New Roman" w:eastAsia="Times New Roman" w:hAnsi="Times New Roman" w:cs="Times New Roman"/>
              <w:sz w:val="24"/>
              <w:szCs w:val="24"/>
              <w:lang w:eastAsia="fr-BE"/>
            </w:rPr>
          </w:rPrChange>
        </w:rPr>
      </w:pPr>
      <w:ins w:id="310" w:author="Stefanie Vandevijvere" w:date="2024-09-29T09:43:00Z">
        <w:r w:rsidRPr="000873E6">
          <w:rPr>
            <w:rFonts w:ascii="Times New Roman" w:eastAsia="Times New Roman" w:hAnsi="Times New Roman" w:cs="Times New Roman"/>
            <w:b/>
            <w:bCs/>
            <w:sz w:val="24"/>
            <w:szCs w:val="24"/>
            <w:lang w:val="en-US" w:eastAsia="fr-BE"/>
            <w:rPrChange w:id="311" w:author="Stefanie Vandevijvere" w:date="2024-09-29T09:43:00Z">
              <w:rPr>
                <w:rFonts w:ascii="Times New Roman" w:eastAsia="Times New Roman" w:hAnsi="Times New Roman" w:cs="Times New Roman"/>
                <w:b/>
                <w:bCs/>
                <w:sz w:val="24"/>
                <w:szCs w:val="24"/>
                <w:lang w:eastAsia="fr-BE"/>
              </w:rPr>
            </w:rPrChange>
          </w:rPr>
          <w:t>Limited Edition</w:t>
        </w:r>
        <w:r w:rsidRPr="000873E6">
          <w:rPr>
            <w:rFonts w:ascii="Times New Roman" w:eastAsia="Times New Roman" w:hAnsi="Times New Roman" w:cs="Times New Roman"/>
            <w:sz w:val="24"/>
            <w:szCs w:val="24"/>
            <w:lang w:val="en-US" w:eastAsia="fr-BE"/>
            <w:rPrChange w:id="312" w:author="Stefanie Vandevijvere" w:date="2024-09-29T09:43:00Z">
              <w:rPr>
                <w:rFonts w:ascii="Times New Roman" w:eastAsia="Times New Roman" w:hAnsi="Times New Roman" w:cs="Times New Roman"/>
                <w:sz w:val="24"/>
                <w:szCs w:val="24"/>
                <w:lang w:eastAsia="fr-BE"/>
              </w:rPr>
            </w:rPrChange>
          </w:rPr>
          <w:t xml:space="preserve"> &amp; </w:t>
        </w:r>
        <w:r w:rsidRPr="000873E6">
          <w:rPr>
            <w:rFonts w:ascii="Times New Roman" w:eastAsia="Times New Roman" w:hAnsi="Times New Roman" w:cs="Times New Roman"/>
            <w:b/>
            <w:bCs/>
            <w:sz w:val="24"/>
            <w:szCs w:val="24"/>
            <w:lang w:val="en-US" w:eastAsia="fr-BE"/>
            <w:rPrChange w:id="313" w:author="Stefanie Vandevijvere" w:date="2024-09-29T09:43:00Z">
              <w:rPr>
                <w:rFonts w:ascii="Times New Roman" w:eastAsia="Times New Roman" w:hAnsi="Times New Roman" w:cs="Times New Roman"/>
                <w:b/>
                <w:bCs/>
                <w:sz w:val="24"/>
                <w:szCs w:val="24"/>
                <w:lang w:eastAsia="fr-BE"/>
              </w:rPr>
            </w:rPrChange>
          </w:rPr>
          <w:t>Gift or Collectible</w:t>
        </w:r>
        <w:r w:rsidRPr="000873E6">
          <w:rPr>
            <w:rFonts w:ascii="Times New Roman" w:eastAsia="Times New Roman" w:hAnsi="Times New Roman" w:cs="Times New Roman"/>
            <w:sz w:val="24"/>
            <w:szCs w:val="24"/>
            <w:lang w:val="en-US" w:eastAsia="fr-BE"/>
            <w:rPrChange w:id="314" w:author="Stefanie Vandevijvere" w:date="2024-09-29T09:43:00Z">
              <w:rPr>
                <w:rFonts w:ascii="Times New Roman" w:eastAsia="Times New Roman" w:hAnsi="Times New Roman" w:cs="Times New Roman"/>
                <w:sz w:val="24"/>
                <w:szCs w:val="24"/>
                <w:lang w:eastAsia="fr-BE"/>
              </w:rPr>
            </w:rPrChange>
          </w:rPr>
          <w:t>:</w:t>
        </w:r>
      </w:ins>
    </w:p>
    <w:p w14:paraId="242B4992" w14:textId="77777777" w:rsidR="000873E6" w:rsidRPr="000873E6" w:rsidRDefault="000873E6" w:rsidP="000873E6">
      <w:pPr>
        <w:numPr>
          <w:ilvl w:val="1"/>
          <w:numId w:val="16"/>
        </w:numPr>
        <w:spacing w:before="100" w:beforeAutospacing="1" w:after="100" w:afterAutospacing="1" w:line="240" w:lineRule="auto"/>
        <w:rPr>
          <w:ins w:id="315" w:author="Stefanie Vandevijvere" w:date="2024-09-29T09:43:00Z"/>
          <w:rFonts w:ascii="Times New Roman" w:eastAsia="Times New Roman" w:hAnsi="Times New Roman" w:cs="Times New Roman"/>
          <w:sz w:val="24"/>
          <w:szCs w:val="24"/>
          <w:lang w:val="en-US" w:eastAsia="fr-BE"/>
          <w:rPrChange w:id="316" w:author="Stefanie Vandevijvere" w:date="2024-09-29T09:43:00Z">
            <w:rPr>
              <w:ins w:id="317" w:author="Stefanie Vandevijvere" w:date="2024-09-29T09:43:00Z"/>
              <w:rFonts w:ascii="Times New Roman" w:eastAsia="Times New Roman" w:hAnsi="Times New Roman" w:cs="Times New Roman"/>
              <w:sz w:val="24"/>
              <w:szCs w:val="24"/>
              <w:lang w:eastAsia="fr-BE"/>
            </w:rPr>
          </w:rPrChange>
        </w:rPr>
      </w:pPr>
      <w:ins w:id="318" w:author="Stefanie Vandevijvere" w:date="2024-09-29T09:43:00Z">
        <w:r w:rsidRPr="000873E6">
          <w:rPr>
            <w:rFonts w:ascii="Times New Roman" w:eastAsia="Times New Roman" w:hAnsi="Times New Roman" w:cs="Times New Roman"/>
            <w:sz w:val="24"/>
            <w:szCs w:val="24"/>
            <w:lang w:val="en-US" w:eastAsia="fr-BE"/>
            <w:rPrChange w:id="319" w:author="Stefanie Vandevijvere" w:date="2024-09-29T09:43:00Z">
              <w:rPr>
                <w:rFonts w:ascii="Times New Roman" w:eastAsia="Times New Roman" w:hAnsi="Times New Roman" w:cs="Times New Roman"/>
                <w:sz w:val="24"/>
                <w:szCs w:val="24"/>
                <w:lang w:eastAsia="fr-BE"/>
              </w:rPr>
            </w:rPrChange>
          </w:rPr>
          <w:t>Limited edition items can also function as collectibles. Both categories appeal to consumers' desire for unique products, but the focus on exclusivity may overlap.</w:t>
        </w:r>
      </w:ins>
    </w:p>
    <w:p w14:paraId="2BB232D8" w14:textId="77777777" w:rsidR="000873E6" w:rsidRPr="000873E6" w:rsidRDefault="000873E6" w:rsidP="000873E6">
      <w:pPr>
        <w:numPr>
          <w:ilvl w:val="0"/>
          <w:numId w:val="16"/>
        </w:numPr>
        <w:spacing w:before="100" w:beforeAutospacing="1" w:after="100" w:afterAutospacing="1" w:line="240" w:lineRule="auto"/>
        <w:rPr>
          <w:ins w:id="320" w:author="Stefanie Vandevijvere" w:date="2024-09-29T09:43:00Z"/>
          <w:rFonts w:ascii="Times New Roman" w:eastAsia="Times New Roman" w:hAnsi="Times New Roman" w:cs="Times New Roman"/>
          <w:sz w:val="24"/>
          <w:szCs w:val="24"/>
          <w:lang w:eastAsia="fr-BE"/>
        </w:rPr>
      </w:pPr>
      <w:ins w:id="321" w:author="Stefanie Vandevijvere" w:date="2024-09-29T09:43:00Z">
        <w:r w:rsidRPr="000873E6">
          <w:rPr>
            <w:rFonts w:ascii="Times New Roman" w:eastAsia="Times New Roman" w:hAnsi="Times New Roman" w:cs="Times New Roman"/>
            <w:b/>
            <w:bCs/>
            <w:sz w:val="24"/>
            <w:szCs w:val="24"/>
            <w:lang w:eastAsia="fr-BE"/>
          </w:rPr>
          <w:t>Price Discount</w:t>
        </w:r>
        <w:r w:rsidRPr="000873E6">
          <w:rPr>
            <w:rFonts w:ascii="Times New Roman" w:eastAsia="Times New Roman" w:hAnsi="Times New Roman" w:cs="Times New Roman"/>
            <w:sz w:val="24"/>
            <w:szCs w:val="24"/>
            <w:lang w:eastAsia="fr-BE"/>
          </w:rPr>
          <w:t xml:space="preserve"> &amp; </w:t>
        </w:r>
        <w:proofErr w:type="spellStart"/>
        <w:r w:rsidRPr="000873E6">
          <w:rPr>
            <w:rFonts w:ascii="Times New Roman" w:eastAsia="Times New Roman" w:hAnsi="Times New Roman" w:cs="Times New Roman"/>
            <w:b/>
            <w:bCs/>
            <w:sz w:val="24"/>
            <w:szCs w:val="24"/>
            <w:lang w:eastAsia="fr-BE"/>
          </w:rPr>
          <w:t>Loyalty</w:t>
        </w:r>
        <w:proofErr w:type="spellEnd"/>
        <w:r w:rsidRPr="000873E6">
          <w:rPr>
            <w:rFonts w:ascii="Times New Roman" w:eastAsia="Times New Roman" w:hAnsi="Times New Roman" w:cs="Times New Roman"/>
            <w:b/>
            <w:bCs/>
            <w:sz w:val="24"/>
            <w:szCs w:val="24"/>
            <w:lang w:eastAsia="fr-BE"/>
          </w:rPr>
          <w:t xml:space="preserve"> Programs</w:t>
        </w:r>
        <w:r w:rsidRPr="000873E6">
          <w:rPr>
            <w:rFonts w:ascii="Times New Roman" w:eastAsia="Times New Roman" w:hAnsi="Times New Roman" w:cs="Times New Roman"/>
            <w:sz w:val="24"/>
            <w:szCs w:val="24"/>
            <w:lang w:eastAsia="fr-BE"/>
          </w:rPr>
          <w:t>:</w:t>
        </w:r>
      </w:ins>
    </w:p>
    <w:p w14:paraId="6E5542E9" w14:textId="77777777" w:rsidR="000873E6" w:rsidRPr="000873E6" w:rsidRDefault="000873E6" w:rsidP="000873E6">
      <w:pPr>
        <w:numPr>
          <w:ilvl w:val="1"/>
          <w:numId w:val="16"/>
        </w:numPr>
        <w:spacing w:before="100" w:beforeAutospacing="1" w:after="100" w:afterAutospacing="1" w:line="240" w:lineRule="auto"/>
        <w:rPr>
          <w:ins w:id="322" w:author="Stefanie Vandevijvere" w:date="2024-09-29T09:43:00Z"/>
          <w:rFonts w:ascii="Times New Roman" w:eastAsia="Times New Roman" w:hAnsi="Times New Roman" w:cs="Times New Roman"/>
          <w:sz w:val="24"/>
          <w:szCs w:val="24"/>
          <w:lang w:val="en-US" w:eastAsia="fr-BE"/>
          <w:rPrChange w:id="323" w:author="Stefanie Vandevijvere" w:date="2024-09-29T09:43:00Z">
            <w:rPr>
              <w:ins w:id="324" w:author="Stefanie Vandevijvere" w:date="2024-09-29T09:43:00Z"/>
              <w:rFonts w:ascii="Times New Roman" w:eastAsia="Times New Roman" w:hAnsi="Times New Roman" w:cs="Times New Roman"/>
              <w:sz w:val="24"/>
              <w:szCs w:val="24"/>
              <w:lang w:eastAsia="fr-BE"/>
            </w:rPr>
          </w:rPrChange>
        </w:rPr>
      </w:pPr>
      <w:ins w:id="325" w:author="Stefanie Vandevijvere" w:date="2024-09-29T09:43:00Z">
        <w:r w:rsidRPr="000873E6">
          <w:rPr>
            <w:rFonts w:ascii="Times New Roman" w:eastAsia="Times New Roman" w:hAnsi="Times New Roman" w:cs="Times New Roman"/>
            <w:sz w:val="24"/>
            <w:szCs w:val="24"/>
            <w:lang w:val="en-US" w:eastAsia="fr-BE"/>
            <w:rPrChange w:id="326" w:author="Stefanie Vandevijvere" w:date="2024-09-29T09:43:00Z">
              <w:rPr>
                <w:rFonts w:ascii="Times New Roman" w:eastAsia="Times New Roman" w:hAnsi="Times New Roman" w:cs="Times New Roman"/>
                <w:sz w:val="24"/>
                <w:szCs w:val="24"/>
                <w:lang w:eastAsia="fr-BE"/>
              </w:rPr>
            </w:rPrChange>
          </w:rPr>
          <w:t>Price discounts can be part of loyalty programs, where returning customers receive discounts as rewards. Both aim to encourage repeat purchases but may target different aspects of customer behavior.</w:t>
        </w:r>
      </w:ins>
    </w:p>
    <w:p w14:paraId="57F4D88F" w14:textId="77777777" w:rsidR="000873E6" w:rsidRPr="000873E6" w:rsidRDefault="000873E6" w:rsidP="000873E6">
      <w:pPr>
        <w:numPr>
          <w:ilvl w:val="0"/>
          <w:numId w:val="16"/>
        </w:numPr>
        <w:spacing w:before="100" w:beforeAutospacing="1" w:after="100" w:afterAutospacing="1" w:line="240" w:lineRule="auto"/>
        <w:rPr>
          <w:ins w:id="327" w:author="Stefanie Vandevijvere" w:date="2024-09-29T09:43:00Z"/>
          <w:rFonts w:ascii="Times New Roman" w:eastAsia="Times New Roman" w:hAnsi="Times New Roman" w:cs="Times New Roman"/>
          <w:sz w:val="24"/>
          <w:szCs w:val="24"/>
          <w:lang w:val="en-US" w:eastAsia="fr-BE"/>
          <w:rPrChange w:id="328" w:author="Stefanie Vandevijvere" w:date="2024-09-29T09:43:00Z">
            <w:rPr>
              <w:ins w:id="329" w:author="Stefanie Vandevijvere" w:date="2024-09-29T09:43:00Z"/>
              <w:rFonts w:ascii="Times New Roman" w:eastAsia="Times New Roman" w:hAnsi="Times New Roman" w:cs="Times New Roman"/>
              <w:sz w:val="24"/>
              <w:szCs w:val="24"/>
              <w:lang w:eastAsia="fr-BE"/>
            </w:rPr>
          </w:rPrChange>
        </w:rPr>
      </w:pPr>
      <w:ins w:id="330" w:author="Stefanie Vandevijvere" w:date="2024-09-29T09:43:00Z">
        <w:r w:rsidRPr="000873E6">
          <w:rPr>
            <w:rFonts w:ascii="Times New Roman" w:eastAsia="Times New Roman" w:hAnsi="Times New Roman" w:cs="Times New Roman"/>
            <w:b/>
            <w:bCs/>
            <w:sz w:val="24"/>
            <w:szCs w:val="24"/>
            <w:lang w:val="en-US" w:eastAsia="fr-BE"/>
            <w:rPrChange w:id="331" w:author="Stefanie Vandevijvere" w:date="2024-09-29T09:43:00Z">
              <w:rPr>
                <w:rFonts w:ascii="Times New Roman" w:eastAsia="Times New Roman" w:hAnsi="Times New Roman" w:cs="Times New Roman"/>
                <w:b/>
                <w:bCs/>
                <w:sz w:val="24"/>
                <w:szCs w:val="24"/>
                <w:lang w:eastAsia="fr-BE"/>
              </w:rPr>
            </w:rPrChange>
          </w:rPr>
          <w:t>Social Charity</w:t>
        </w:r>
        <w:r w:rsidRPr="000873E6">
          <w:rPr>
            <w:rFonts w:ascii="Times New Roman" w:eastAsia="Times New Roman" w:hAnsi="Times New Roman" w:cs="Times New Roman"/>
            <w:sz w:val="24"/>
            <w:szCs w:val="24"/>
            <w:lang w:val="en-US" w:eastAsia="fr-BE"/>
            <w:rPrChange w:id="332" w:author="Stefanie Vandevijvere" w:date="2024-09-29T09:43:00Z">
              <w:rPr>
                <w:rFonts w:ascii="Times New Roman" w:eastAsia="Times New Roman" w:hAnsi="Times New Roman" w:cs="Times New Roman"/>
                <w:sz w:val="24"/>
                <w:szCs w:val="24"/>
                <w:lang w:eastAsia="fr-BE"/>
              </w:rPr>
            </w:rPrChange>
          </w:rPr>
          <w:t xml:space="preserve"> &amp; </w:t>
        </w:r>
        <w:r w:rsidRPr="000873E6">
          <w:rPr>
            <w:rFonts w:ascii="Times New Roman" w:eastAsia="Times New Roman" w:hAnsi="Times New Roman" w:cs="Times New Roman"/>
            <w:b/>
            <w:bCs/>
            <w:sz w:val="24"/>
            <w:szCs w:val="24"/>
            <w:lang w:val="en-US" w:eastAsia="fr-BE"/>
            <w:rPrChange w:id="333" w:author="Stefanie Vandevijvere" w:date="2024-09-29T09:43:00Z">
              <w:rPr>
                <w:rFonts w:ascii="Times New Roman" w:eastAsia="Times New Roman" w:hAnsi="Times New Roman" w:cs="Times New Roman"/>
                <w:b/>
                <w:bCs/>
                <w:sz w:val="24"/>
                <w:szCs w:val="24"/>
                <w:lang w:eastAsia="fr-BE"/>
              </w:rPr>
            </w:rPrChange>
          </w:rPr>
          <w:t>Gift or Collectible</w:t>
        </w:r>
        <w:r w:rsidRPr="000873E6">
          <w:rPr>
            <w:rFonts w:ascii="Times New Roman" w:eastAsia="Times New Roman" w:hAnsi="Times New Roman" w:cs="Times New Roman"/>
            <w:sz w:val="24"/>
            <w:szCs w:val="24"/>
            <w:lang w:val="en-US" w:eastAsia="fr-BE"/>
            <w:rPrChange w:id="334" w:author="Stefanie Vandevijvere" w:date="2024-09-29T09:43:00Z">
              <w:rPr>
                <w:rFonts w:ascii="Times New Roman" w:eastAsia="Times New Roman" w:hAnsi="Times New Roman" w:cs="Times New Roman"/>
                <w:sz w:val="24"/>
                <w:szCs w:val="24"/>
                <w:lang w:eastAsia="fr-BE"/>
              </w:rPr>
            </w:rPrChange>
          </w:rPr>
          <w:t>:</w:t>
        </w:r>
      </w:ins>
    </w:p>
    <w:p w14:paraId="6724BFC9" w14:textId="77777777" w:rsidR="000873E6" w:rsidRPr="000873E6" w:rsidRDefault="000873E6" w:rsidP="000873E6">
      <w:pPr>
        <w:numPr>
          <w:ilvl w:val="1"/>
          <w:numId w:val="16"/>
        </w:numPr>
        <w:spacing w:before="100" w:beforeAutospacing="1" w:after="100" w:afterAutospacing="1" w:line="240" w:lineRule="auto"/>
        <w:rPr>
          <w:ins w:id="335" w:author="Stefanie Vandevijvere" w:date="2024-09-29T09:43:00Z"/>
          <w:rFonts w:ascii="Times New Roman" w:eastAsia="Times New Roman" w:hAnsi="Times New Roman" w:cs="Times New Roman"/>
          <w:sz w:val="24"/>
          <w:szCs w:val="24"/>
          <w:lang w:val="en-US" w:eastAsia="fr-BE"/>
          <w:rPrChange w:id="336" w:author="Stefanie Vandevijvere" w:date="2024-09-29T09:43:00Z">
            <w:rPr>
              <w:ins w:id="337" w:author="Stefanie Vandevijvere" w:date="2024-09-29T09:43:00Z"/>
              <w:rFonts w:ascii="Times New Roman" w:eastAsia="Times New Roman" w:hAnsi="Times New Roman" w:cs="Times New Roman"/>
              <w:sz w:val="24"/>
              <w:szCs w:val="24"/>
              <w:lang w:eastAsia="fr-BE"/>
            </w:rPr>
          </w:rPrChange>
        </w:rPr>
      </w:pPr>
      <w:ins w:id="338" w:author="Stefanie Vandevijvere" w:date="2024-09-29T09:43:00Z">
        <w:r w:rsidRPr="000873E6">
          <w:rPr>
            <w:rFonts w:ascii="Times New Roman" w:eastAsia="Times New Roman" w:hAnsi="Times New Roman" w:cs="Times New Roman"/>
            <w:sz w:val="24"/>
            <w:szCs w:val="24"/>
            <w:lang w:val="en-US" w:eastAsia="fr-BE"/>
            <w:rPrChange w:id="339" w:author="Stefanie Vandevijvere" w:date="2024-09-29T09:43:00Z">
              <w:rPr>
                <w:rFonts w:ascii="Times New Roman" w:eastAsia="Times New Roman" w:hAnsi="Times New Roman" w:cs="Times New Roman"/>
                <w:sz w:val="24"/>
                <w:szCs w:val="24"/>
                <w:lang w:eastAsia="fr-BE"/>
              </w:rPr>
            </w:rPrChange>
          </w:rPr>
          <w:t>If a collectible item supports a charitable cause, these two can overlap. For example, a collectible that donates a portion of proceeds to charity can fit both categories.</w:t>
        </w:r>
      </w:ins>
    </w:p>
    <w:p w14:paraId="07DE7A0F" w14:textId="77777777" w:rsidR="000873E6" w:rsidRPr="000873E6" w:rsidRDefault="000873E6" w:rsidP="000873E6">
      <w:pPr>
        <w:spacing w:before="100" w:beforeAutospacing="1" w:after="100" w:afterAutospacing="1" w:line="240" w:lineRule="auto"/>
        <w:outlineLvl w:val="2"/>
        <w:rPr>
          <w:ins w:id="340" w:author="Stefanie Vandevijvere" w:date="2024-09-29T09:43:00Z"/>
          <w:rFonts w:ascii="Times New Roman" w:eastAsia="Times New Roman" w:hAnsi="Times New Roman" w:cs="Times New Roman"/>
          <w:b/>
          <w:bCs/>
          <w:sz w:val="27"/>
          <w:szCs w:val="27"/>
          <w:lang w:val="en-US" w:eastAsia="fr-BE"/>
          <w:rPrChange w:id="341" w:author="Stefanie Vandevijvere" w:date="2024-09-29T09:43:00Z">
            <w:rPr>
              <w:ins w:id="342" w:author="Stefanie Vandevijvere" w:date="2024-09-29T09:43:00Z"/>
              <w:rFonts w:ascii="Times New Roman" w:eastAsia="Times New Roman" w:hAnsi="Times New Roman" w:cs="Times New Roman"/>
              <w:b/>
              <w:bCs/>
              <w:sz w:val="27"/>
              <w:szCs w:val="27"/>
              <w:lang w:eastAsia="fr-BE"/>
            </w:rPr>
          </w:rPrChange>
        </w:rPr>
      </w:pPr>
      <w:ins w:id="343" w:author="Stefanie Vandevijvere" w:date="2024-09-29T09:43:00Z">
        <w:r w:rsidRPr="000873E6">
          <w:rPr>
            <w:rFonts w:ascii="Times New Roman" w:eastAsia="Times New Roman" w:hAnsi="Times New Roman" w:cs="Times New Roman"/>
            <w:b/>
            <w:bCs/>
            <w:sz w:val="27"/>
            <w:szCs w:val="27"/>
            <w:lang w:val="en-US" w:eastAsia="fr-BE"/>
            <w:rPrChange w:id="344" w:author="Stefanie Vandevijvere" w:date="2024-09-29T09:43:00Z">
              <w:rPr>
                <w:rFonts w:ascii="Times New Roman" w:eastAsia="Times New Roman" w:hAnsi="Times New Roman" w:cs="Times New Roman"/>
                <w:b/>
                <w:bCs/>
                <w:sz w:val="27"/>
                <w:szCs w:val="27"/>
                <w:lang w:eastAsia="fr-BE"/>
              </w:rPr>
            </w:rPrChange>
          </w:rPr>
          <w:t>Suggestions for Clarity</w:t>
        </w:r>
      </w:ins>
    </w:p>
    <w:p w14:paraId="7CFD4479" w14:textId="77777777" w:rsidR="000873E6" w:rsidRPr="000873E6" w:rsidRDefault="000873E6" w:rsidP="000873E6">
      <w:pPr>
        <w:spacing w:before="100" w:beforeAutospacing="1" w:after="100" w:afterAutospacing="1" w:line="240" w:lineRule="auto"/>
        <w:rPr>
          <w:ins w:id="345" w:author="Stefanie Vandevijvere" w:date="2024-09-29T09:43:00Z"/>
          <w:rFonts w:ascii="Times New Roman" w:eastAsia="Times New Roman" w:hAnsi="Times New Roman" w:cs="Times New Roman"/>
          <w:sz w:val="24"/>
          <w:szCs w:val="24"/>
          <w:lang w:val="en-US" w:eastAsia="fr-BE"/>
          <w:rPrChange w:id="346" w:author="Stefanie Vandevijvere" w:date="2024-09-29T09:43:00Z">
            <w:rPr>
              <w:ins w:id="347" w:author="Stefanie Vandevijvere" w:date="2024-09-29T09:43:00Z"/>
              <w:rFonts w:ascii="Times New Roman" w:eastAsia="Times New Roman" w:hAnsi="Times New Roman" w:cs="Times New Roman"/>
              <w:sz w:val="24"/>
              <w:szCs w:val="24"/>
              <w:lang w:eastAsia="fr-BE"/>
            </w:rPr>
          </w:rPrChange>
        </w:rPr>
      </w:pPr>
      <w:ins w:id="348" w:author="Stefanie Vandevijvere" w:date="2024-09-29T09:43:00Z">
        <w:r w:rsidRPr="000873E6">
          <w:rPr>
            <w:rFonts w:ascii="Times New Roman" w:eastAsia="Times New Roman" w:hAnsi="Times New Roman" w:cs="Times New Roman"/>
            <w:sz w:val="24"/>
            <w:szCs w:val="24"/>
            <w:lang w:val="en-US" w:eastAsia="fr-BE"/>
            <w:rPrChange w:id="349" w:author="Stefanie Vandevijvere" w:date="2024-09-29T09:43:00Z">
              <w:rPr>
                <w:rFonts w:ascii="Times New Roman" w:eastAsia="Times New Roman" w:hAnsi="Times New Roman" w:cs="Times New Roman"/>
                <w:sz w:val="24"/>
                <w:szCs w:val="24"/>
                <w:lang w:eastAsia="fr-BE"/>
              </w:rPr>
            </w:rPrChange>
          </w:rPr>
          <w:lastRenderedPageBreak/>
          <w:t>To enhance clarity and avoid confusion, you might consider:</w:t>
        </w:r>
      </w:ins>
    </w:p>
    <w:p w14:paraId="1B38CA8C" w14:textId="77777777" w:rsidR="000873E6" w:rsidRPr="000873E6" w:rsidRDefault="000873E6" w:rsidP="000873E6">
      <w:pPr>
        <w:numPr>
          <w:ilvl w:val="0"/>
          <w:numId w:val="17"/>
        </w:numPr>
        <w:spacing w:before="100" w:beforeAutospacing="1" w:after="100" w:afterAutospacing="1" w:line="240" w:lineRule="auto"/>
        <w:rPr>
          <w:ins w:id="350" w:author="Stefanie Vandevijvere" w:date="2024-09-29T09:43:00Z"/>
          <w:rFonts w:ascii="Times New Roman" w:eastAsia="Times New Roman" w:hAnsi="Times New Roman" w:cs="Times New Roman"/>
          <w:sz w:val="24"/>
          <w:szCs w:val="24"/>
          <w:lang w:val="en-US" w:eastAsia="fr-BE"/>
          <w:rPrChange w:id="351" w:author="Stefanie Vandevijvere" w:date="2024-09-29T09:43:00Z">
            <w:rPr>
              <w:ins w:id="352" w:author="Stefanie Vandevijvere" w:date="2024-09-29T09:43:00Z"/>
              <w:rFonts w:ascii="Times New Roman" w:eastAsia="Times New Roman" w:hAnsi="Times New Roman" w:cs="Times New Roman"/>
              <w:sz w:val="24"/>
              <w:szCs w:val="24"/>
              <w:lang w:eastAsia="fr-BE"/>
            </w:rPr>
          </w:rPrChange>
        </w:rPr>
      </w:pPr>
      <w:ins w:id="353" w:author="Stefanie Vandevijvere" w:date="2024-09-29T09:43:00Z">
        <w:r w:rsidRPr="000873E6">
          <w:rPr>
            <w:rFonts w:ascii="Times New Roman" w:eastAsia="Times New Roman" w:hAnsi="Times New Roman" w:cs="Times New Roman"/>
            <w:b/>
            <w:bCs/>
            <w:sz w:val="24"/>
            <w:szCs w:val="24"/>
            <w:lang w:val="en-US" w:eastAsia="fr-BE"/>
            <w:rPrChange w:id="354" w:author="Stefanie Vandevijvere" w:date="2024-09-29T09:43:00Z">
              <w:rPr>
                <w:rFonts w:ascii="Times New Roman" w:eastAsia="Times New Roman" w:hAnsi="Times New Roman" w:cs="Times New Roman"/>
                <w:b/>
                <w:bCs/>
                <w:sz w:val="24"/>
                <w:szCs w:val="24"/>
                <w:lang w:eastAsia="fr-BE"/>
              </w:rPr>
            </w:rPrChange>
          </w:rPr>
          <w:t>Combining or specifying categories</w:t>
        </w:r>
        <w:r w:rsidRPr="000873E6">
          <w:rPr>
            <w:rFonts w:ascii="Times New Roman" w:eastAsia="Times New Roman" w:hAnsi="Times New Roman" w:cs="Times New Roman"/>
            <w:sz w:val="24"/>
            <w:szCs w:val="24"/>
            <w:lang w:val="en-US" w:eastAsia="fr-BE"/>
            <w:rPrChange w:id="355" w:author="Stefanie Vandevijvere" w:date="2024-09-29T09:43:00Z">
              <w:rPr>
                <w:rFonts w:ascii="Times New Roman" w:eastAsia="Times New Roman" w:hAnsi="Times New Roman" w:cs="Times New Roman"/>
                <w:sz w:val="24"/>
                <w:szCs w:val="24"/>
                <w:lang w:eastAsia="fr-BE"/>
              </w:rPr>
            </w:rPrChange>
          </w:rPr>
          <w:t>: For example, merge "Pay 2 Take 3" and "20% Extra" into a single category focused on volume discounts, emphasizing various promotional structures.</w:t>
        </w:r>
      </w:ins>
    </w:p>
    <w:p w14:paraId="6CBF289C" w14:textId="77777777" w:rsidR="000873E6" w:rsidRPr="000873E6" w:rsidRDefault="000873E6" w:rsidP="000873E6">
      <w:pPr>
        <w:numPr>
          <w:ilvl w:val="0"/>
          <w:numId w:val="17"/>
        </w:numPr>
        <w:spacing w:before="100" w:beforeAutospacing="1" w:after="100" w:afterAutospacing="1" w:line="240" w:lineRule="auto"/>
        <w:rPr>
          <w:ins w:id="356" w:author="Stefanie Vandevijvere" w:date="2024-09-29T09:43:00Z"/>
          <w:rFonts w:ascii="Times New Roman" w:eastAsia="Times New Roman" w:hAnsi="Times New Roman" w:cs="Times New Roman"/>
          <w:sz w:val="24"/>
          <w:szCs w:val="24"/>
          <w:lang w:val="en-US" w:eastAsia="fr-BE"/>
          <w:rPrChange w:id="357" w:author="Stefanie Vandevijvere" w:date="2024-09-29T09:43:00Z">
            <w:rPr>
              <w:ins w:id="358" w:author="Stefanie Vandevijvere" w:date="2024-09-29T09:43:00Z"/>
              <w:rFonts w:ascii="Times New Roman" w:eastAsia="Times New Roman" w:hAnsi="Times New Roman" w:cs="Times New Roman"/>
              <w:sz w:val="24"/>
              <w:szCs w:val="24"/>
              <w:lang w:eastAsia="fr-BE"/>
            </w:rPr>
          </w:rPrChange>
        </w:rPr>
      </w:pPr>
      <w:ins w:id="359" w:author="Stefanie Vandevijvere" w:date="2024-09-29T09:43:00Z">
        <w:r w:rsidRPr="000873E6">
          <w:rPr>
            <w:rFonts w:ascii="Times New Roman" w:eastAsia="Times New Roman" w:hAnsi="Times New Roman" w:cs="Times New Roman"/>
            <w:b/>
            <w:bCs/>
            <w:sz w:val="24"/>
            <w:szCs w:val="24"/>
            <w:lang w:val="en-US" w:eastAsia="fr-BE"/>
            <w:rPrChange w:id="360" w:author="Stefanie Vandevijvere" w:date="2024-09-29T09:43:00Z">
              <w:rPr>
                <w:rFonts w:ascii="Times New Roman" w:eastAsia="Times New Roman" w:hAnsi="Times New Roman" w:cs="Times New Roman"/>
                <w:b/>
                <w:bCs/>
                <w:sz w:val="24"/>
                <w:szCs w:val="24"/>
                <w:lang w:eastAsia="fr-BE"/>
              </w:rPr>
            </w:rPrChange>
          </w:rPr>
          <w:t>Defining unique aspects</w:t>
        </w:r>
        <w:r w:rsidRPr="000873E6">
          <w:rPr>
            <w:rFonts w:ascii="Times New Roman" w:eastAsia="Times New Roman" w:hAnsi="Times New Roman" w:cs="Times New Roman"/>
            <w:sz w:val="24"/>
            <w:szCs w:val="24"/>
            <w:lang w:val="en-US" w:eastAsia="fr-BE"/>
            <w:rPrChange w:id="361" w:author="Stefanie Vandevijvere" w:date="2024-09-29T09:43:00Z">
              <w:rPr>
                <w:rFonts w:ascii="Times New Roman" w:eastAsia="Times New Roman" w:hAnsi="Times New Roman" w:cs="Times New Roman"/>
                <w:sz w:val="24"/>
                <w:szCs w:val="24"/>
                <w:lang w:eastAsia="fr-BE"/>
              </w:rPr>
            </w:rPrChange>
          </w:rPr>
          <w:t>: Clearly outline what sets each category apart to ensure distinctiveness while acknowledging where they may intersect.</w:t>
        </w:r>
      </w:ins>
    </w:p>
    <w:p w14:paraId="5C06A84A" w14:textId="77777777" w:rsidR="000873E6" w:rsidRPr="00602590" w:rsidRDefault="000873E6">
      <w:pPr>
        <w:rPr>
          <w:lang w:val="en-US"/>
        </w:rPr>
      </w:pPr>
    </w:p>
    <w:sectPr w:rsidR="000873E6" w:rsidRPr="0060259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Stefanie Vandevijvere" w:date="2024-09-29T09:52:00Z" w:initials="SV">
    <w:p w14:paraId="1E2B92EB" w14:textId="09A5853A" w:rsidR="008916DB" w:rsidRPr="008916DB" w:rsidRDefault="008916DB">
      <w:pPr>
        <w:pStyle w:val="CommentText"/>
        <w:rPr>
          <w:lang w:val="en-US"/>
        </w:rPr>
      </w:pPr>
      <w:r>
        <w:rPr>
          <w:rStyle w:val="CommentReference"/>
        </w:rPr>
        <w:annotationRef/>
      </w:r>
      <w:r w:rsidRPr="008916DB">
        <w:rPr>
          <w:lang w:val="en-US"/>
        </w:rPr>
        <w:t>Here I wonder if we s</w:t>
      </w:r>
      <w:r>
        <w:rPr>
          <w:lang w:val="en-US"/>
        </w:rPr>
        <w:t>hould change to adolescents?</w:t>
      </w:r>
    </w:p>
  </w:comment>
  <w:comment w:id="65" w:author="Stefanie Vandevijvere" w:date="2024-09-29T09:53:00Z" w:initials="SV">
    <w:p w14:paraId="71890D45" w14:textId="563896BA" w:rsidR="008916DB" w:rsidRPr="008916DB" w:rsidRDefault="008916DB">
      <w:pPr>
        <w:pStyle w:val="CommentText"/>
        <w:rPr>
          <w:lang w:val="en-US"/>
        </w:rPr>
      </w:pPr>
      <w:r>
        <w:rPr>
          <w:rStyle w:val="CommentReference"/>
        </w:rPr>
        <w:annotationRef/>
      </w:r>
      <w:r w:rsidRPr="008916DB">
        <w:rPr>
          <w:lang w:val="en-US"/>
        </w:rPr>
        <w:t>For your study not relevant s</w:t>
      </w:r>
      <w:r>
        <w:rPr>
          <w:lang w:val="en-US"/>
        </w:rPr>
        <w:t>ince these are not captured by META I think</w:t>
      </w:r>
    </w:p>
  </w:comment>
  <w:comment w:id="71" w:author="Stefanie Vandevijvere" w:date="2024-09-29T09:54:00Z" w:initials="SV">
    <w:p w14:paraId="156FEC7E" w14:textId="14CACFB7" w:rsidR="008916DB" w:rsidRPr="008916DB" w:rsidRDefault="008916DB">
      <w:pPr>
        <w:pStyle w:val="CommentText"/>
        <w:rPr>
          <w:lang w:val="en-US"/>
        </w:rPr>
      </w:pPr>
      <w:r>
        <w:rPr>
          <w:rStyle w:val="CommentReference"/>
        </w:rPr>
        <w:annotationRef/>
      </w:r>
      <w:r w:rsidRPr="008916DB">
        <w:rPr>
          <w:lang w:val="en-US"/>
        </w:rPr>
        <w:t xml:space="preserve">I would not cover </w:t>
      </w:r>
      <w:r>
        <w:rPr>
          <w:lang w:val="en-US"/>
        </w:rPr>
        <w:t>this as it fits already in the category of  events</w:t>
      </w:r>
    </w:p>
  </w:comment>
  <w:comment w:id="77" w:author="Stefanie Vandevijvere" w:date="2024-09-29T09:55:00Z" w:initials="SV">
    <w:p w14:paraId="438F5B59" w14:textId="44766508" w:rsidR="008916DB" w:rsidRPr="008916DB" w:rsidRDefault="008916DB">
      <w:pPr>
        <w:pStyle w:val="CommentText"/>
        <w:rPr>
          <w:lang w:val="en-US"/>
        </w:rPr>
      </w:pPr>
      <w:r>
        <w:rPr>
          <w:rStyle w:val="CommentReference"/>
        </w:rPr>
        <w:annotationRef/>
      </w:r>
      <w:r w:rsidRPr="008916DB">
        <w:rPr>
          <w:lang w:val="en-US"/>
        </w:rPr>
        <w:t>Not relevant, covered under c</w:t>
      </w:r>
      <w:r>
        <w:rPr>
          <w:lang w:val="en-US"/>
        </w:rPr>
        <w:t>ontests under premium offers</w:t>
      </w:r>
    </w:p>
  </w:comment>
  <w:comment w:id="83" w:author="Stefanie Vandevijvere" w:date="2024-09-29T09:54:00Z" w:initials="SV">
    <w:p w14:paraId="53FB5096" w14:textId="75AD53AC" w:rsidR="008916DB" w:rsidRPr="008916DB" w:rsidRDefault="008916DB">
      <w:pPr>
        <w:pStyle w:val="CommentText"/>
        <w:rPr>
          <w:lang w:val="en-US"/>
        </w:rPr>
      </w:pPr>
      <w:r>
        <w:rPr>
          <w:rStyle w:val="CommentReference"/>
        </w:rPr>
        <w:annotationRef/>
      </w:r>
      <w:r w:rsidRPr="008916DB">
        <w:rPr>
          <w:lang w:val="en-US"/>
        </w:rPr>
        <w:t>I think this is relevant b</w:t>
      </w:r>
      <w:r>
        <w:rPr>
          <w:lang w:val="en-US"/>
        </w:rPr>
        <w:t>ut fits better under premium offers</w:t>
      </w:r>
    </w:p>
  </w:comment>
  <w:comment w:id="89" w:author="Stefanie Vandevijvere" w:date="2024-09-29T09:55:00Z" w:initials="SV">
    <w:p w14:paraId="0D0EC338" w14:textId="2C970C0B" w:rsidR="008916DB" w:rsidRPr="008916DB" w:rsidRDefault="008916DB">
      <w:pPr>
        <w:pStyle w:val="CommentText"/>
        <w:rPr>
          <w:lang w:val="en-US"/>
        </w:rPr>
      </w:pPr>
      <w:r>
        <w:rPr>
          <w:rStyle w:val="CommentReference"/>
        </w:rPr>
        <w:annotationRef/>
      </w:r>
      <w:r w:rsidRPr="008916DB">
        <w:rPr>
          <w:lang w:val="en-US"/>
        </w:rPr>
        <w:t>Not relevant for the media w</w:t>
      </w:r>
      <w:r>
        <w:rPr>
          <w:lang w:val="en-US"/>
        </w:rPr>
        <w:t>e are covering in the study (outdoor and social media ads)</w:t>
      </w:r>
    </w:p>
  </w:comment>
  <w:comment w:id="95" w:author="Stefanie Vandevijvere" w:date="2024-09-29T09:56:00Z" w:initials="SV">
    <w:p w14:paraId="39B5BA91" w14:textId="3D84086C" w:rsidR="008916DB" w:rsidRPr="008916DB" w:rsidRDefault="008916DB">
      <w:pPr>
        <w:pStyle w:val="CommentText"/>
        <w:rPr>
          <w:lang w:val="en-US"/>
        </w:rPr>
      </w:pPr>
      <w:r>
        <w:rPr>
          <w:rStyle w:val="CommentReference"/>
        </w:rPr>
        <w:annotationRef/>
      </w:r>
      <w:r w:rsidRPr="008916DB">
        <w:rPr>
          <w:lang w:val="en-US"/>
        </w:rPr>
        <w:t>This could be relevant but f</w:t>
      </w:r>
      <w:r>
        <w:rPr>
          <w:lang w:val="en-US"/>
        </w:rPr>
        <w:t>its also better under premium offers</w:t>
      </w:r>
    </w:p>
  </w:comment>
  <w:comment w:id="101" w:author="Stefanie Vandevijvere" w:date="2024-09-29T09:56:00Z" w:initials="SV">
    <w:p w14:paraId="0D43F4C0" w14:textId="0709C2F2" w:rsidR="008916DB" w:rsidRDefault="008916DB">
      <w:pPr>
        <w:pStyle w:val="CommentText"/>
      </w:pPr>
      <w:r>
        <w:rPr>
          <w:rStyle w:val="CommentReference"/>
        </w:rPr>
        <w:annotationRef/>
      </w:r>
      <w:proofErr w:type="spellStart"/>
      <w:r>
        <w:t>Already</w:t>
      </w:r>
      <w:proofErr w:type="spellEnd"/>
      <w:r>
        <w:t xml:space="preserve"> </w:t>
      </w:r>
      <w:proofErr w:type="spellStart"/>
      <w:r>
        <w:t>covered</w:t>
      </w:r>
      <w:proofErr w:type="spellEnd"/>
      <w:r>
        <w:t xml:space="preserve"> </w:t>
      </w:r>
      <w:proofErr w:type="spellStart"/>
      <w:r>
        <w:t>under</w:t>
      </w:r>
      <w:proofErr w:type="spellEnd"/>
      <w:r>
        <w:t xml:space="preserve"> premium </w:t>
      </w:r>
      <w:proofErr w:type="spellStart"/>
      <w:r>
        <w:t>offers</w:t>
      </w:r>
      <w:proofErr w:type="spellEnd"/>
    </w:p>
  </w:comment>
  <w:comment w:id="107" w:author="Stefanie Vandevijvere" w:date="2024-09-29T09:56:00Z" w:initials="SV">
    <w:p w14:paraId="1C88791C" w14:textId="042E79EE" w:rsidR="008916DB" w:rsidRPr="008916DB" w:rsidRDefault="008916DB">
      <w:pPr>
        <w:pStyle w:val="CommentText"/>
        <w:rPr>
          <w:lang w:val="en-US"/>
        </w:rPr>
      </w:pPr>
      <w:r>
        <w:rPr>
          <w:rStyle w:val="CommentReference"/>
        </w:rPr>
        <w:annotationRef/>
      </w:r>
      <w:r w:rsidRPr="008916DB">
        <w:rPr>
          <w:lang w:val="en-US"/>
        </w:rPr>
        <w:t>I would not create a s</w:t>
      </w:r>
      <w:r>
        <w:rPr>
          <w:lang w:val="en-US"/>
        </w:rPr>
        <w:t>eparate category for this, discounts overall is best under premium offers</w:t>
      </w:r>
    </w:p>
  </w:comment>
  <w:comment w:id="113" w:author="Stefanie Vandevijvere" w:date="2024-09-29T09:57:00Z" w:initials="SV">
    <w:p w14:paraId="06085AF5" w14:textId="64B54FC4" w:rsidR="008916DB" w:rsidRDefault="008916DB">
      <w:pPr>
        <w:pStyle w:val="CommentText"/>
      </w:pPr>
      <w:r>
        <w:rPr>
          <w:rStyle w:val="CommentReference"/>
        </w:rPr>
        <w:annotationRef/>
      </w:r>
      <w:proofErr w:type="spellStart"/>
      <w:r w:rsidR="00D64E67">
        <w:t>Captured</w:t>
      </w:r>
      <w:proofErr w:type="spellEnd"/>
      <w:r w:rsidR="00D64E67">
        <w:t xml:space="preserve"> </w:t>
      </w:r>
      <w:proofErr w:type="spellStart"/>
      <w:r w:rsidR="00D64E67">
        <w:t>under</w:t>
      </w:r>
      <w:proofErr w:type="spellEnd"/>
      <w:r w:rsidR="00D64E67">
        <w:t xml:space="preserve"> premium </w:t>
      </w:r>
      <w:proofErr w:type="spellStart"/>
      <w:r w:rsidR="00D64E67">
        <w:t>offers</w:t>
      </w:r>
      <w:proofErr w:type="spellEnd"/>
    </w:p>
  </w:comment>
  <w:comment w:id="119" w:author="Stefanie Vandevijvere" w:date="2024-09-29T09:57:00Z" w:initials="SV">
    <w:p w14:paraId="1AC1F868" w14:textId="3F990655" w:rsidR="00D64E67" w:rsidRPr="00D64E67" w:rsidRDefault="00D64E67">
      <w:pPr>
        <w:pStyle w:val="CommentText"/>
        <w:rPr>
          <w:lang w:val="en-US"/>
        </w:rPr>
      </w:pPr>
      <w:r>
        <w:rPr>
          <w:rStyle w:val="CommentReference"/>
        </w:rPr>
        <w:annotationRef/>
      </w:r>
      <w:r w:rsidRPr="00D64E67">
        <w:rPr>
          <w:lang w:val="en-US"/>
        </w:rPr>
        <w:t>Out of scope for our p</w:t>
      </w:r>
      <w:r>
        <w:rPr>
          <w:lang w:val="en-US"/>
        </w:rPr>
        <w:t>roject</w:t>
      </w:r>
    </w:p>
  </w:comment>
  <w:comment w:id="229" w:author="Stefanie Vandevijvere" w:date="2024-09-29T09:59:00Z" w:initials="SV">
    <w:p w14:paraId="32DAF3B6" w14:textId="4093DE6C" w:rsidR="00D64E67" w:rsidRPr="00D64E67" w:rsidRDefault="00D64E67">
      <w:pPr>
        <w:pStyle w:val="CommentText"/>
        <w:rPr>
          <w:lang w:val="en-US"/>
        </w:rPr>
      </w:pPr>
      <w:r>
        <w:rPr>
          <w:rStyle w:val="CommentReference"/>
        </w:rPr>
        <w:annotationRef/>
      </w:r>
      <w:r w:rsidRPr="00D64E67">
        <w:rPr>
          <w:lang w:val="en-US"/>
        </w:rPr>
        <w:t>I would not create specific c</w:t>
      </w:r>
      <w:r>
        <w:rPr>
          <w:lang w:val="en-US"/>
        </w:rPr>
        <w:t>ategory for this</w:t>
      </w:r>
    </w:p>
  </w:comment>
  <w:comment w:id="239" w:author="Stefanie Vandevijvere" w:date="2024-09-29T09:59:00Z" w:initials="SV">
    <w:p w14:paraId="03C8A1BD" w14:textId="56CBD6D9" w:rsidR="00D64E67" w:rsidRPr="00D64E67" w:rsidRDefault="00D64E67">
      <w:pPr>
        <w:pStyle w:val="CommentText"/>
        <w:rPr>
          <w:lang w:val="en-US"/>
        </w:rPr>
      </w:pPr>
      <w:r>
        <w:rPr>
          <w:rStyle w:val="CommentReference"/>
        </w:rPr>
        <w:annotationRef/>
      </w:r>
      <w:r w:rsidRPr="00D64E67">
        <w:rPr>
          <w:lang w:val="en-US"/>
        </w:rPr>
        <w:t>This may be good to a</w:t>
      </w:r>
      <w:r>
        <w:rPr>
          <w:lang w:val="en-US"/>
        </w:rPr>
        <w:t>dd</w:t>
      </w:r>
    </w:p>
  </w:comment>
  <w:comment w:id="249" w:author="Stefanie Vandevijvere" w:date="2024-09-29T09:59:00Z" w:initials="SV">
    <w:p w14:paraId="64FE2C67" w14:textId="5D154FF4" w:rsidR="00D64E67" w:rsidRPr="00D64E67" w:rsidRDefault="00D64E67">
      <w:pPr>
        <w:pStyle w:val="CommentText"/>
        <w:rPr>
          <w:lang w:val="en-US"/>
        </w:rPr>
      </w:pPr>
      <w:r>
        <w:rPr>
          <w:rStyle w:val="CommentReference"/>
        </w:rPr>
        <w:annotationRef/>
      </w:r>
      <w:r w:rsidRPr="00D64E67">
        <w:rPr>
          <w:lang w:val="en-US"/>
        </w:rPr>
        <w:t>This is interesting but not r</w:t>
      </w:r>
      <w:r>
        <w:rPr>
          <w:lang w:val="en-US"/>
        </w:rPr>
        <w:t>elevant in our case as we focus on food and drinks</w:t>
      </w:r>
    </w:p>
  </w:comment>
  <w:comment w:id="267" w:author="Stefanie Vandevijvere" w:date="2024-09-29T10:00:00Z" w:initials="SV">
    <w:p w14:paraId="15A93C47" w14:textId="01448668" w:rsidR="00D64E67" w:rsidRDefault="00D64E67">
      <w:pPr>
        <w:pStyle w:val="CommentText"/>
      </w:pPr>
      <w:r>
        <w:rPr>
          <w:rStyle w:val="CommentReference"/>
        </w:rPr>
        <w:annotationRef/>
      </w:r>
      <w:proofErr w:type="spellStart"/>
      <w:r>
        <w:t>Already</w:t>
      </w:r>
      <w:proofErr w:type="spellEnd"/>
      <w:r>
        <w:t xml:space="preserve"> </w:t>
      </w:r>
      <w:proofErr w:type="spellStart"/>
      <w:r>
        <w:t>captured</w:t>
      </w:r>
      <w:proofErr w:type="spellEnd"/>
      <w:r>
        <w:t xml:space="preserve"> </w:t>
      </w:r>
      <w:proofErr w:type="spellStart"/>
      <w:r>
        <w:t>under</w:t>
      </w:r>
      <w:proofErr w:type="spellEnd"/>
      <w:r>
        <w:t xml:space="preserve"> </w:t>
      </w:r>
      <w:proofErr w:type="spellStart"/>
      <w:r>
        <w:t>event</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2B92EB" w15:done="0"/>
  <w15:commentEx w15:paraId="71890D45" w15:done="0"/>
  <w15:commentEx w15:paraId="156FEC7E" w15:done="0"/>
  <w15:commentEx w15:paraId="438F5B59" w15:done="0"/>
  <w15:commentEx w15:paraId="53FB5096" w15:done="0"/>
  <w15:commentEx w15:paraId="0D0EC338" w15:done="0"/>
  <w15:commentEx w15:paraId="39B5BA91" w15:done="0"/>
  <w15:commentEx w15:paraId="0D43F4C0" w15:done="0"/>
  <w15:commentEx w15:paraId="1C88791C" w15:done="0"/>
  <w15:commentEx w15:paraId="06085AF5" w15:done="0"/>
  <w15:commentEx w15:paraId="1AC1F868" w15:done="0"/>
  <w15:commentEx w15:paraId="32DAF3B6" w15:done="0"/>
  <w15:commentEx w15:paraId="03C8A1BD" w15:done="0"/>
  <w15:commentEx w15:paraId="64FE2C67" w15:done="0"/>
  <w15:commentEx w15:paraId="15A93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A3A1CD" w16cex:dateUtc="2024-09-29T07:52:00Z"/>
  <w16cex:commentExtensible w16cex:durableId="2AA3A212" w16cex:dateUtc="2024-09-29T07:53:00Z"/>
  <w16cex:commentExtensible w16cex:durableId="2AA3A253" w16cex:dateUtc="2024-09-29T07:54:00Z"/>
  <w16cex:commentExtensible w16cex:durableId="2AA3A27B" w16cex:dateUtc="2024-09-29T07:55:00Z"/>
  <w16cex:commentExtensible w16cex:durableId="2AA3A23F" w16cex:dateUtc="2024-09-29T07:54:00Z"/>
  <w16cex:commentExtensible w16cex:durableId="2AA3A297" w16cex:dateUtc="2024-09-29T07:55:00Z"/>
  <w16cex:commentExtensible w16cex:durableId="2AA3A2B4" w16cex:dateUtc="2024-09-29T07:56:00Z"/>
  <w16cex:commentExtensible w16cex:durableId="2AA3A2C9" w16cex:dateUtc="2024-09-29T07:56:00Z"/>
  <w16cex:commentExtensible w16cex:durableId="2AA3A2DC" w16cex:dateUtc="2024-09-29T07:56:00Z"/>
  <w16cex:commentExtensible w16cex:durableId="2AA3A2F2" w16cex:dateUtc="2024-09-29T07:57:00Z"/>
  <w16cex:commentExtensible w16cex:durableId="2AA3A301" w16cex:dateUtc="2024-09-29T07:57:00Z"/>
  <w16cex:commentExtensible w16cex:durableId="2AA3A36B" w16cex:dateUtc="2024-09-29T07:59:00Z"/>
  <w16cex:commentExtensible w16cex:durableId="2AA3A379" w16cex:dateUtc="2024-09-29T07:59:00Z"/>
  <w16cex:commentExtensible w16cex:durableId="2AA3A386" w16cex:dateUtc="2024-09-29T07:59:00Z"/>
  <w16cex:commentExtensible w16cex:durableId="2AA3A3A2" w16cex:dateUtc="2024-09-29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2B92EB" w16cid:durableId="2AA3A1CD"/>
  <w16cid:commentId w16cid:paraId="71890D45" w16cid:durableId="2AA3A212"/>
  <w16cid:commentId w16cid:paraId="156FEC7E" w16cid:durableId="2AA3A253"/>
  <w16cid:commentId w16cid:paraId="438F5B59" w16cid:durableId="2AA3A27B"/>
  <w16cid:commentId w16cid:paraId="53FB5096" w16cid:durableId="2AA3A23F"/>
  <w16cid:commentId w16cid:paraId="0D0EC338" w16cid:durableId="2AA3A297"/>
  <w16cid:commentId w16cid:paraId="39B5BA91" w16cid:durableId="2AA3A2B4"/>
  <w16cid:commentId w16cid:paraId="0D43F4C0" w16cid:durableId="2AA3A2C9"/>
  <w16cid:commentId w16cid:paraId="1C88791C" w16cid:durableId="2AA3A2DC"/>
  <w16cid:commentId w16cid:paraId="06085AF5" w16cid:durableId="2AA3A2F2"/>
  <w16cid:commentId w16cid:paraId="1AC1F868" w16cid:durableId="2AA3A301"/>
  <w16cid:commentId w16cid:paraId="32DAF3B6" w16cid:durableId="2AA3A36B"/>
  <w16cid:commentId w16cid:paraId="03C8A1BD" w16cid:durableId="2AA3A379"/>
  <w16cid:commentId w16cid:paraId="64FE2C67" w16cid:durableId="2AA3A386"/>
  <w16cid:commentId w16cid:paraId="15A93C47" w16cid:durableId="2AA3A3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47BA"/>
    <w:multiLevelType w:val="multilevel"/>
    <w:tmpl w:val="F3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A739F"/>
    <w:multiLevelType w:val="multilevel"/>
    <w:tmpl w:val="B5BA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343"/>
    <w:multiLevelType w:val="multilevel"/>
    <w:tmpl w:val="A502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C3621"/>
    <w:multiLevelType w:val="multilevel"/>
    <w:tmpl w:val="B4F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104F"/>
    <w:multiLevelType w:val="multilevel"/>
    <w:tmpl w:val="A502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14792"/>
    <w:multiLevelType w:val="multilevel"/>
    <w:tmpl w:val="F1DA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D21E9"/>
    <w:multiLevelType w:val="multilevel"/>
    <w:tmpl w:val="2CFE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010B9"/>
    <w:multiLevelType w:val="multilevel"/>
    <w:tmpl w:val="703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1248F"/>
    <w:multiLevelType w:val="hybridMultilevel"/>
    <w:tmpl w:val="5A9A33E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3655E60"/>
    <w:multiLevelType w:val="multilevel"/>
    <w:tmpl w:val="AB88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C3C7D"/>
    <w:multiLevelType w:val="hybridMultilevel"/>
    <w:tmpl w:val="AFACD46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4168062A"/>
    <w:multiLevelType w:val="multilevel"/>
    <w:tmpl w:val="63F87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B6570C"/>
    <w:multiLevelType w:val="multilevel"/>
    <w:tmpl w:val="676A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F5A08"/>
    <w:multiLevelType w:val="multilevel"/>
    <w:tmpl w:val="807CB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C178DD"/>
    <w:multiLevelType w:val="multilevel"/>
    <w:tmpl w:val="FD6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81BEB"/>
    <w:multiLevelType w:val="multilevel"/>
    <w:tmpl w:val="9CDC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E7039"/>
    <w:multiLevelType w:val="multilevel"/>
    <w:tmpl w:val="2BF2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239AC"/>
    <w:multiLevelType w:val="multilevel"/>
    <w:tmpl w:val="7AA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509D3"/>
    <w:multiLevelType w:val="hybridMultilevel"/>
    <w:tmpl w:val="1FEC2AA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74BA670C"/>
    <w:multiLevelType w:val="multilevel"/>
    <w:tmpl w:val="1E86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F11EC"/>
    <w:multiLevelType w:val="multilevel"/>
    <w:tmpl w:val="8F8C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6446E"/>
    <w:multiLevelType w:val="multilevel"/>
    <w:tmpl w:val="C54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0"/>
  </w:num>
  <w:num w:numId="3">
    <w:abstractNumId w:val="15"/>
  </w:num>
  <w:num w:numId="4">
    <w:abstractNumId w:val="21"/>
  </w:num>
  <w:num w:numId="5">
    <w:abstractNumId w:val="9"/>
  </w:num>
  <w:num w:numId="6">
    <w:abstractNumId w:val="16"/>
  </w:num>
  <w:num w:numId="7">
    <w:abstractNumId w:val="19"/>
  </w:num>
  <w:num w:numId="8">
    <w:abstractNumId w:val="4"/>
  </w:num>
  <w:num w:numId="9">
    <w:abstractNumId w:val="0"/>
  </w:num>
  <w:num w:numId="10">
    <w:abstractNumId w:val="7"/>
  </w:num>
  <w:num w:numId="11">
    <w:abstractNumId w:val="2"/>
  </w:num>
  <w:num w:numId="12">
    <w:abstractNumId w:val="5"/>
  </w:num>
  <w:num w:numId="13">
    <w:abstractNumId w:val="3"/>
  </w:num>
  <w:num w:numId="14">
    <w:abstractNumId w:val="6"/>
  </w:num>
  <w:num w:numId="15">
    <w:abstractNumId w:val="17"/>
  </w:num>
  <w:num w:numId="16">
    <w:abstractNumId w:val="13"/>
  </w:num>
  <w:num w:numId="17">
    <w:abstractNumId w:val="1"/>
  </w:num>
  <w:num w:numId="18">
    <w:abstractNumId w:val="11"/>
  </w:num>
  <w:num w:numId="19">
    <w:abstractNumId w:val="14"/>
  </w:num>
  <w:num w:numId="20">
    <w:abstractNumId w:val="8"/>
  </w:num>
  <w:num w:numId="21">
    <w:abstractNumId w:val="10"/>
  </w:num>
  <w:num w:numId="2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fanie Vandevijvere">
    <w15:presenceInfo w15:providerId="None" w15:userId="Stefanie Vandevijve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3E"/>
    <w:rsid w:val="000873E6"/>
    <w:rsid w:val="000F1B98"/>
    <w:rsid w:val="0020373E"/>
    <w:rsid w:val="003F433D"/>
    <w:rsid w:val="003F594C"/>
    <w:rsid w:val="00496F77"/>
    <w:rsid w:val="005E6333"/>
    <w:rsid w:val="00602590"/>
    <w:rsid w:val="00685509"/>
    <w:rsid w:val="0088008D"/>
    <w:rsid w:val="008916DB"/>
    <w:rsid w:val="00D64E67"/>
    <w:rsid w:val="00DC55AA"/>
    <w:rsid w:val="00E138FB"/>
    <w:rsid w:val="00F277A7"/>
    <w:rsid w:val="00F459F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35FB"/>
  <w15:chartTrackingRefBased/>
  <w15:docId w15:val="{4AFB3D72-4506-4BD8-AA3C-0E29E1E3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6DB"/>
    <w:pPr>
      <w:ind w:left="720"/>
      <w:contextualSpacing/>
    </w:pPr>
  </w:style>
  <w:style w:type="character" w:styleId="CommentReference">
    <w:name w:val="annotation reference"/>
    <w:basedOn w:val="DefaultParagraphFont"/>
    <w:uiPriority w:val="99"/>
    <w:semiHidden/>
    <w:unhideWhenUsed/>
    <w:rsid w:val="008916DB"/>
    <w:rPr>
      <w:sz w:val="16"/>
      <w:szCs w:val="16"/>
    </w:rPr>
  </w:style>
  <w:style w:type="paragraph" w:styleId="CommentText">
    <w:name w:val="annotation text"/>
    <w:basedOn w:val="Normal"/>
    <w:link w:val="CommentTextChar"/>
    <w:uiPriority w:val="99"/>
    <w:semiHidden/>
    <w:unhideWhenUsed/>
    <w:rsid w:val="008916DB"/>
    <w:pPr>
      <w:spacing w:line="240" w:lineRule="auto"/>
    </w:pPr>
    <w:rPr>
      <w:sz w:val="20"/>
      <w:szCs w:val="20"/>
    </w:rPr>
  </w:style>
  <w:style w:type="character" w:customStyle="1" w:styleId="CommentTextChar">
    <w:name w:val="Comment Text Char"/>
    <w:basedOn w:val="DefaultParagraphFont"/>
    <w:link w:val="CommentText"/>
    <w:uiPriority w:val="99"/>
    <w:semiHidden/>
    <w:rsid w:val="008916DB"/>
    <w:rPr>
      <w:sz w:val="20"/>
      <w:szCs w:val="20"/>
    </w:rPr>
  </w:style>
  <w:style w:type="paragraph" w:styleId="CommentSubject">
    <w:name w:val="annotation subject"/>
    <w:basedOn w:val="CommentText"/>
    <w:next w:val="CommentText"/>
    <w:link w:val="CommentSubjectChar"/>
    <w:uiPriority w:val="99"/>
    <w:semiHidden/>
    <w:unhideWhenUsed/>
    <w:rsid w:val="008916DB"/>
    <w:rPr>
      <w:b/>
      <w:bCs/>
    </w:rPr>
  </w:style>
  <w:style w:type="character" w:customStyle="1" w:styleId="CommentSubjectChar">
    <w:name w:val="Comment Subject Char"/>
    <w:basedOn w:val="CommentTextChar"/>
    <w:link w:val="CommentSubject"/>
    <w:uiPriority w:val="99"/>
    <w:semiHidden/>
    <w:rsid w:val="008916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551847">
      <w:bodyDiv w:val="1"/>
      <w:marLeft w:val="0"/>
      <w:marRight w:val="0"/>
      <w:marTop w:val="0"/>
      <w:marBottom w:val="0"/>
      <w:divBdr>
        <w:top w:val="none" w:sz="0" w:space="0" w:color="auto"/>
        <w:left w:val="none" w:sz="0" w:space="0" w:color="auto"/>
        <w:bottom w:val="none" w:sz="0" w:space="0" w:color="auto"/>
        <w:right w:val="none" w:sz="0" w:space="0" w:color="auto"/>
      </w:divBdr>
    </w:div>
    <w:div w:id="322706796">
      <w:bodyDiv w:val="1"/>
      <w:marLeft w:val="0"/>
      <w:marRight w:val="0"/>
      <w:marTop w:val="0"/>
      <w:marBottom w:val="0"/>
      <w:divBdr>
        <w:top w:val="none" w:sz="0" w:space="0" w:color="auto"/>
        <w:left w:val="none" w:sz="0" w:space="0" w:color="auto"/>
        <w:bottom w:val="none" w:sz="0" w:space="0" w:color="auto"/>
        <w:right w:val="none" w:sz="0" w:space="0" w:color="auto"/>
      </w:divBdr>
    </w:div>
    <w:div w:id="362559923">
      <w:bodyDiv w:val="1"/>
      <w:marLeft w:val="0"/>
      <w:marRight w:val="0"/>
      <w:marTop w:val="0"/>
      <w:marBottom w:val="0"/>
      <w:divBdr>
        <w:top w:val="none" w:sz="0" w:space="0" w:color="auto"/>
        <w:left w:val="none" w:sz="0" w:space="0" w:color="auto"/>
        <w:bottom w:val="none" w:sz="0" w:space="0" w:color="auto"/>
        <w:right w:val="none" w:sz="0" w:space="0" w:color="auto"/>
      </w:divBdr>
    </w:div>
    <w:div w:id="497233952">
      <w:bodyDiv w:val="1"/>
      <w:marLeft w:val="0"/>
      <w:marRight w:val="0"/>
      <w:marTop w:val="0"/>
      <w:marBottom w:val="0"/>
      <w:divBdr>
        <w:top w:val="none" w:sz="0" w:space="0" w:color="auto"/>
        <w:left w:val="none" w:sz="0" w:space="0" w:color="auto"/>
        <w:bottom w:val="none" w:sz="0" w:space="0" w:color="auto"/>
        <w:right w:val="none" w:sz="0" w:space="0" w:color="auto"/>
      </w:divBdr>
    </w:div>
    <w:div w:id="754783500">
      <w:bodyDiv w:val="1"/>
      <w:marLeft w:val="0"/>
      <w:marRight w:val="0"/>
      <w:marTop w:val="0"/>
      <w:marBottom w:val="0"/>
      <w:divBdr>
        <w:top w:val="none" w:sz="0" w:space="0" w:color="auto"/>
        <w:left w:val="none" w:sz="0" w:space="0" w:color="auto"/>
        <w:bottom w:val="none" w:sz="0" w:space="0" w:color="auto"/>
        <w:right w:val="none" w:sz="0" w:space="0" w:color="auto"/>
      </w:divBdr>
    </w:div>
    <w:div w:id="804199433">
      <w:bodyDiv w:val="1"/>
      <w:marLeft w:val="0"/>
      <w:marRight w:val="0"/>
      <w:marTop w:val="0"/>
      <w:marBottom w:val="0"/>
      <w:divBdr>
        <w:top w:val="none" w:sz="0" w:space="0" w:color="auto"/>
        <w:left w:val="none" w:sz="0" w:space="0" w:color="auto"/>
        <w:bottom w:val="none" w:sz="0" w:space="0" w:color="auto"/>
        <w:right w:val="none" w:sz="0" w:space="0" w:color="auto"/>
      </w:divBdr>
    </w:div>
    <w:div w:id="816799375">
      <w:bodyDiv w:val="1"/>
      <w:marLeft w:val="0"/>
      <w:marRight w:val="0"/>
      <w:marTop w:val="0"/>
      <w:marBottom w:val="0"/>
      <w:divBdr>
        <w:top w:val="none" w:sz="0" w:space="0" w:color="auto"/>
        <w:left w:val="none" w:sz="0" w:space="0" w:color="auto"/>
        <w:bottom w:val="none" w:sz="0" w:space="0" w:color="auto"/>
        <w:right w:val="none" w:sz="0" w:space="0" w:color="auto"/>
      </w:divBdr>
    </w:div>
    <w:div w:id="979992294">
      <w:bodyDiv w:val="1"/>
      <w:marLeft w:val="0"/>
      <w:marRight w:val="0"/>
      <w:marTop w:val="0"/>
      <w:marBottom w:val="0"/>
      <w:divBdr>
        <w:top w:val="none" w:sz="0" w:space="0" w:color="auto"/>
        <w:left w:val="none" w:sz="0" w:space="0" w:color="auto"/>
        <w:bottom w:val="none" w:sz="0" w:space="0" w:color="auto"/>
        <w:right w:val="none" w:sz="0" w:space="0" w:color="auto"/>
      </w:divBdr>
    </w:div>
    <w:div w:id="1053386374">
      <w:bodyDiv w:val="1"/>
      <w:marLeft w:val="0"/>
      <w:marRight w:val="0"/>
      <w:marTop w:val="0"/>
      <w:marBottom w:val="0"/>
      <w:divBdr>
        <w:top w:val="none" w:sz="0" w:space="0" w:color="auto"/>
        <w:left w:val="none" w:sz="0" w:space="0" w:color="auto"/>
        <w:bottom w:val="none" w:sz="0" w:space="0" w:color="auto"/>
        <w:right w:val="none" w:sz="0" w:space="0" w:color="auto"/>
      </w:divBdr>
    </w:div>
    <w:div w:id="1395157576">
      <w:bodyDiv w:val="1"/>
      <w:marLeft w:val="0"/>
      <w:marRight w:val="0"/>
      <w:marTop w:val="0"/>
      <w:marBottom w:val="0"/>
      <w:divBdr>
        <w:top w:val="none" w:sz="0" w:space="0" w:color="auto"/>
        <w:left w:val="none" w:sz="0" w:space="0" w:color="auto"/>
        <w:bottom w:val="none" w:sz="0" w:space="0" w:color="auto"/>
        <w:right w:val="none" w:sz="0" w:space="0" w:color="auto"/>
      </w:divBdr>
    </w:div>
    <w:div w:id="1493448157">
      <w:bodyDiv w:val="1"/>
      <w:marLeft w:val="0"/>
      <w:marRight w:val="0"/>
      <w:marTop w:val="0"/>
      <w:marBottom w:val="0"/>
      <w:divBdr>
        <w:top w:val="none" w:sz="0" w:space="0" w:color="auto"/>
        <w:left w:val="none" w:sz="0" w:space="0" w:color="auto"/>
        <w:bottom w:val="none" w:sz="0" w:space="0" w:color="auto"/>
        <w:right w:val="none" w:sz="0" w:space="0" w:color="auto"/>
      </w:divBdr>
    </w:div>
    <w:div w:id="1537112137">
      <w:bodyDiv w:val="1"/>
      <w:marLeft w:val="0"/>
      <w:marRight w:val="0"/>
      <w:marTop w:val="0"/>
      <w:marBottom w:val="0"/>
      <w:divBdr>
        <w:top w:val="none" w:sz="0" w:space="0" w:color="auto"/>
        <w:left w:val="none" w:sz="0" w:space="0" w:color="auto"/>
        <w:bottom w:val="none" w:sz="0" w:space="0" w:color="auto"/>
        <w:right w:val="none" w:sz="0" w:space="0" w:color="auto"/>
      </w:divBdr>
    </w:div>
    <w:div w:id="18033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2634</Words>
  <Characters>14487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Vandevijvere</dc:creator>
  <cp:keywords/>
  <dc:description/>
  <cp:lastModifiedBy>Stefanie Vandevijvere</cp:lastModifiedBy>
  <cp:revision>2</cp:revision>
  <dcterms:created xsi:type="dcterms:W3CDTF">2024-11-17T14:54:00Z</dcterms:created>
  <dcterms:modified xsi:type="dcterms:W3CDTF">2024-11-17T14:54:00Z</dcterms:modified>
</cp:coreProperties>
</file>