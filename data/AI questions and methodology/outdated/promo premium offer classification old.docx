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C2C0E" w14:textId="571ABAB6" w:rsidR="0088008D" w:rsidRPr="00C71C9A" w:rsidRDefault="0088008D">
      <w:pPr>
        <w:rPr>
          <w:rFonts w:eastAsia="Times New Roman" w:cstheme="minorHAnsi"/>
          <w:color w:val="000000"/>
          <w:lang w:val="en-US" w:eastAsia="fr-BE"/>
        </w:rPr>
      </w:pPr>
      <w:r w:rsidRPr="00C71C9A">
        <w:rPr>
          <w:rFonts w:eastAsia="Times New Roman" w:cstheme="minorHAnsi"/>
          <w:color w:val="000000"/>
          <w:lang w:val="en-US" w:eastAsia="fr-BE"/>
        </w:rPr>
        <w:t>Question</w:t>
      </w:r>
      <w:r w:rsidR="003F594C" w:rsidRPr="00C71C9A">
        <w:rPr>
          <w:rFonts w:eastAsia="Times New Roman" w:cstheme="minorHAnsi"/>
          <w:color w:val="000000"/>
          <w:lang w:val="en-US" w:eastAsia="fr-BE"/>
        </w:rPr>
        <w:t>s</w:t>
      </w:r>
      <w:r w:rsidR="00E138FB" w:rsidRPr="00C71C9A">
        <w:rPr>
          <w:rFonts w:eastAsia="Times New Roman" w:cstheme="minorHAnsi"/>
          <w:color w:val="000000"/>
          <w:lang w:val="en-US" w:eastAsia="fr-BE"/>
        </w:rPr>
        <w:t xml:space="preserve"> asked</w:t>
      </w:r>
      <w:r w:rsidRPr="00C71C9A">
        <w:rPr>
          <w:rFonts w:eastAsia="Times New Roman" w:cstheme="minorHAnsi"/>
          <w:color w:val="000000"/>
          <w:lang w:val="en-US" w:eastAsia="fr-BE"/>
        </w:rPr>
        <w:t xml:space="preserve"> to Open AI:</w:t>
      </w:r>
    </w:p>
    <w:p w14:paraId="7F3567E4" w14:textId="77777777" w:rsidR="003F594C" w:rsidRPr="00C71C9A" w:rsidRDefault="003F594C">
      <w:pPr>
        <w:rPr>
          <w:rFonts w:eastAsia="Times New Roman" w:cstheme="minorHAnsi"/>
          <w:color w:val="000000"/>
          <w:lang w:val="en-US" w:eastAsia="fr-BE"/>
        </w:rPr>
      </w:pPr>
    </w:p>
    <w:p w14:paraId="209222F8" w14:textId="1C478892" w:rsidR="0088008D" w:rsidRPr="00C71C9A" w:rsidRDefault="0088008D"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bookmarkStart w:id="0" w:name="_Hlk178495809"/>
      <w:r w:rsidRPr="00C71C9A">
        <w:rPr>
          <w:rFonts w:eastAsia="Times New Roman" w:cstheme="minorHAnsi"/>
          <w:i/>
          <w:iCs/>
          <w:color w:val="000000"/>
          <w:lang w:val="en-US" w:eastAsia="fr-BE"/>
        </w:rPr>
        <w:t xml:space="preserve">Can you help us better define the following categories of promotional strategies and replace the examples by more relevant and common examples for Belgium and the Netherlands? </w:t>
      </w:r>
    </w:p>
    <w:p w14:paraId="41487919" w14:textId="7C85DB02" w:rsidR="003F594C" w:rsidRPr="00C71C9A" w:rsidRDefault="003F594C"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C71C9A">
        <w:rPr>
          <w:rFonts w:eastAsia="Times New Roman" w:cstheme="minorHAnsi"/>
          <w:i/>
          <w:iCs/>
          <w:color w:val="000000"/>
          <w:lang w:val="en-US" w:eastAsia="fr-BE"/>
        </w:rPr>
        <w:t>Are there any important promotional strategies we may have forgotten from this list?</w:t>
      </w:r>
    </w:p>
    <w:p w14:paraId="362FE31F" w14:textId="41EA814D" w:rsidR="000873E6" w:rsidRPr="00C71C9A" w:rsidRDefault="000873E6"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C71C9A">
        <w:rPr>
          <w:rFonts w:eastAsia="Times New Roman" w:cstheme="minorHAnsi"/>
          <w:i/>
          <w:iCs/>
          <w:color w:val="000000"/>
          <w:lang w:val="en-US" w:eastAsia="fr-BE"/>
        </w:rPr>
        <w:t>Are there any categories of promotional strategies you think may be overlapping?</w:t>
      </w:r>
    </w:p>
    <w:p w14:paraId="6BC9E29B" w14:textId="0BF87545" w:rsidR="003F594C" w:rsidRPr="00C71C9A" w:rsidRDefault="003F594C"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C71C9A">
        <w:rPr>
          <w:rFonts w:eastAsia="Times New Roman" w:cstheme="minorHAnsi"/>
          <w:i/>
          <w:iCs/>
          <w:color w:val="000000"/>
          <w:lang w:val="en-US" w:eastAsia="fr-BE"/>
        </w:rPr>
        <w:t>Can you help us better define the following categories of premium offers and give some examples relevant and common for Belgium and/or the Netherlands?</w:t>
      </w:r>
    </w:p>
    <w:p w14:paraId="368E7197" w14:textId="3515E637" w:rsidR="0088008D" w:rsidRPr="00C71C9A" w:rsidRDefault="003F594C"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C71C9A">
        <w:rPr>
          <w:rFonts w:eastAsia="Times New Roman" w:cstheme="minorHAnsi"/>
          <w:i/>
          <w:iCs/>
          <w:color w:val="000000"/>
          <w:lang w:val="en-US" w:eastAsia="fr-BE"/>
        </w:rPr>
        <w:t>Are there any important premium offers we may have forgotten from this list?</w:t>
      </w:r>
    </w:p>
    <w:p w14:paraId="242DA0BA" w14:textId="7B97FEFA" w:rsidR="000873E6" w:rsidRPr="00C71C9A" w:rsidRDefault="000873E6"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C71C9A">
        <w:rPr>
          <w:rFonts w:eastAsia="Times New Roman" w:cstheme="minorHAnsi"/>
          <w:i/>
          <w:iCs/>
          <w:color w:val="000000"/>
          <w:lang w:val="en-US" w:eastAsia="fr-BE"/>
        </w:rPr>
        <w:t>Are there any categories of premium offers you think may be overlapping?</w:t>
      </w:r>
      <w:bookmarkEnd w:id="0"/>
    </w:p>
    <w:p w14:paraId="3AD11165" w14:textId="77777777" w:rsidR="003F594C" w:rsidRPr="00C71C9A" w:rsidRDefault="003F594C">
      <w:pPr>
        <w:rPr>
          <w:rFonts w:eastAsia="Times New Roman" w:cstheme="minorHAnsi"/>
          <w:color w:val="000000"/>
          <w:lang w:val="en-US" w:eastAsia="fr-BE"/>
        </w:rPr>
      </w:pPr>
    </w:p>
    <w:p w14:paraId="3F0677E5" w14:textId="65FA0453" w:rsidR="00602590" w:rsidRPr="00C71C9A" w:rsidRDefault="00602590">
      <w:pPr>
        <w:rPr>
          <w:rFonts w:eastAsia="Times New Roman" w:cstheme="minorHAnsi"/>
          <w:b/>
          <w:bCs/>
          <w:color w:val="000000"/>
          <w:sz w:val="28"/>
          <w:szCs w:val="28"/>
          <w:lang w:val="en-US" w:eastAsia="fr-BE"/>
        </w:rPr>
      </w:pPr>
      <w:r w:rsidRPr="00C71C9A">
        <w:rPr>
          <w:rFonts w:eastAsia="Times New Roman" w:cstheme="minorHAnsi"/>
          <w:b/>
          <w:bCs/>
          <w:color w:val="000000"/>
          <w:sz w:val="28"/>
          <w:szCs w:val="28"/>
          <w:lang w:val="en-US" w:eastAsia="fr-BE"/>
        </w:rPr>
        <w:t>Promotional characters</w:t>
      </w:r>
      <w:r w:rsidR="003F594C" w:rsidRPr="00C71C9A">
        <w:rPr>
          <w:rFonts w:eastAsia="Times New Roman" w:cstheme="minorHAnsi"/>
          <w:b/>
          <w:bCs/>
          <w:color w:val="000000"/>
          <w:sz w:val="28"/>
          <w:szCs w:val="28"/>
          <w:lang w:val="en-US" w:eastAsia="fr-BE"/>
        </w:rPr>
        <w:t>/strategies</w:t>
      </w:r>
    </w:p>
    <w:p w14:paraId="035C36CB" w14:textId="77777777" w:rsidR="00602590" w:rsidRPr="00C71C9A" w:rsidRDefault="00602590">
      <w:pPr>
        <w:rPr>
          <w:rFonts w:eastAsia="Times New Roman" w:cstheme="minorHAnsi"/>
          <w:color w:val="000000"/>
          <w:lang w:val="en-US" w:eastAsia="fr-BE"/>
        </w:rPr>
      </w:pPr>
    </w:p>
    <w:p w14:paraId="60827F1F" w14:textId="13691DAE"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1 = Cartoon/Company owned character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M&amp;Ms</w:t>
      </w:r>
      <w:r w:rsidR="00DC55AA" w:rsidRPr="00C71C9A">
        <w:rPr>
          <w:rFonts w:eastAsia="Times New Roman" w:cstheme="minorHAnsi"/>
          <w:color w:val="000000"/>
          <w:lang w:val="en-US" w:eastAsia="fr-BE"/>
        </w:rPr>
        <w:t>, Dino from the Dino brand</w:t>
      </w:r>
    </w:p>
    <w:p w14:paraId="42A44B57" w14:textId="0D218927"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 xml:space="preserve">Characters created specifically by a company to represent its brand, often used in advertising and product packaging. </w:t>
      </w:r>
    </w:p>
    <w:p w14:paraId="6D83774E" w14:textId="7247AFC5"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2 = </w:t>
      </w:r>
      <w:proofErr w:type="spellStart"/>
      <w:r w:rsidRPr="00C71C9A">
        <w:rPr>
          <w:rFonts w:eastAsia="Times New Roman" w:cstheme="minorHAnsi"/>
          <w:color w:val="000000"/>
          <w:lang w:val="en-US" w:eastAsia="fr-BE"/>
        </w:rPr>
        <w:t>Licenced</w:t>
      </w:r>
      <w:proofErr w:type="spellEnd"/>
      <w:r w:rsidRPr="00C71C9A">
        <w:rPr>
          <w:rFonts w:eastAsia="Times New Roman" w:cstheme="minorHAnsi"/>
          <w:color w:val="000000"/>
          <w:lang w:val="en-US" w:eastAsia="fr-BE"/>
        </w:rPr>
        <w:t xml:space="preserve"> character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w:t>
      </w:r>
      <w:r w:rsidR="00496F77" w:rsidRPr="00C71C9A">
        <w:rPr>
          <w:rFonts w:cstheme="minorHAnsi"/>
          <w:lang w:val="en-US"/>
        </w:rPr>
        <w:t>Miffy (</w:t>
      </w:r>
      <w:proofErr w:type="spellStart"/>
      <w:r w:rsidR="00496F77" w:rsidRPr="00C71C9A">
        <w:rPr>
          <w:rFonts w:cstheme="minorHAnsi"/>
          <w:lang w:val="en-US"/>
        </w:rPr>
        <w:t>Nijntje</w:t>
      </w:r>
      <w:proofErr w:type="spellEnd"/>
      <w:r w:rsidR="00496F77" w:rsidRPr="00C71C9A">
        <w:rPr>
          <w:rFonts w:cstheme="minorHAnsi"/>
          <w:lang w:val="en-US"/>
        </w:rPr>
        <w:t xml:space="preserve">) </w:t>
      </w:r>
    </w:p>
    <w:p w14:paraId="6DD9A455" w14:textId="0E4F0F2D"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Well-known characters from TV shows or books</w:t>
      </w:r>
    </w:p>
    <w:p w14:paraId="7121C0BE" w14:textId="745C0722"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3 = Amateur sportsperson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person playing a sport </w:t>
      </w:r>
    </w:p>
    <w:p w14:paraId="098AABA6" w14:textId="017F4D56"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 xml:space="preserve">Individuals who participate in sports at a non-professional level, often representing community teams or clubs. </w:t>
      </w:r>
    </w:p>
    <w:p w14:paraId="1D0EF268" w14:textId="76F92FC1"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4 = Celebrity (non-sports)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w:t>
      </w:r>
      <w:r w:rsidR="005E6333" w:rsidRPr="00C71C9A">
        <w:rPr>
          <w:rFonts w:eastAsia="Times New Roman" w:cstheme="minorHAnsi"/>
          <w:color w:val="000000"/>
          <w:lang w:val="en-US" w:eastAsia="fr-BE"/>
        </w:rPr>
        <w:t>Jeroen Meus</w:t>
      </w:r>
    </w:p>
    <w:p w14:paraId="53407941" w14:textId="2C8469C5"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 xml:space="preserve">Well-known public figures from various fields such as entertainment, music, or literature who endorse products or brands. </w:t>
      </w:r>
    </w:p>
    <w:p w14:paraId="62DDA29E" w14:textId="7797D4A8" w:rsidR="00685509" w:rsidRPr="00C71C9A" w:rsidRDefault="00602590">
      <w:pPr>
        <w:rPr>
          <w:rFonts w:cstheme="minorHAnsi"/>
        </w:rPr>
      </w:pPr>
      <w:r w:rsidRPr="00C71C9A">
        <w:rPr>
          <w:rFonts w:eastAsia="Times New Roman" w:cstheme="minorHAnsi"/>
          <w:color w:val="000000"/>
          <w:lang w:val="nl-NL" w:eastAsia="fr-BE"/>
        </w:rPr>
        <w:t xml:space="preserve">5 = Movie tie-in e.g. </w:t>
      </w:r>
      <w:proofErr w:type="spellStart"/>
      <w:r w:rsidRPr="00C71C9A">
        <w:rPr>
          <w:rFonts w:eastAsia="Times New Roman" w:cstheme="minorHAnsi"/>
          <w:color w:val="000000"/>
          <w:lang w:val="nl-NL" w:eastAsia="fr-BE"/>
        </w:rPr>
        <w:t>Shrek</w:t>
      </w:r>
      <w:proofErr w:type="spellEnd"/>
      <w:r w:rsidR="005E6333" w:rsidRPr="00C71C9A">
        <w:rPr>
          <w:rFonts w:eastAsia="Times New Roman" w:cstheme="minorHAnsi"/>
          <w:color w:val="000000"/>
          <w:lang w:val="nl-NL" w:eastAsia="fr-BE"/>
        </w:rPr>
        <w:t>,</w:t>
      </w:r>
      <w:r w:rsidRPr="00C71C9A">
        <w:rPr>
          <w:rFonts w:eastAsia="Times New Roman" w:cstheme="minorHAnsi"/>
          <w:color w:val="000000"/>
          <w:lang w:val="nl-NL" w:eastAsia="fr-BE"/>
        </w:rPr>
        <w:t xml:space="preserve"> </w:t>
      </w:r>
      <w:proofErr w:type="spellStart"/>
      <w:r w:rsidR="005E6333" w:rsidRPr="00C71C9A">
        <w:rPr>
          <w:rFonts w:cstheme="minorHAnsi"/>
        </w:rPr>
        <w:t>Frozen</w:t>
      </w:r>
      <w:proofErr w:type="spellEnd"/>
      <w:r w:rsidR="005E6333" w:rsidRPr="00C71C9A">
        <w:rPr>
          <w:rFonts w:cstheme="minorHAnsi"/>
        </w:rPr>
        <w:t xml:space="preserve"> (Disney)</w:t>
      </w:r>
    </w:p>
    <w:p w14:paraId="16C6349C" w14:textId="37863EE0"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Promotional strategies that align products or brands with popular films, utilizing themes, characters, or storylines from movies.</w:t>
      </w:r>
    </w:p>
    <w:p w14:paraId="360F713C" w14:textId="67B26015"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6 = Famous sportsperson/team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w:t>
      </w:r>
      <w:r w:rsidR="000F1B98" w:rsidRPr="00C71C9A">
        <w:rPr>
          <w:rFonts w:eastAsia="Times New Roman" w:cstheme="minorHAnsi"/>
          <w:color w:val="000000"/>
          <w:lang w:val="en-US" w:eastAsia="fr-BE"/>
        </w:rPr>
        <w:t xml:space="preserve">Rode </w:t>
      </w:r>
      <w:proofErr w:type="spellStart"/>
      <w:r w:rsidR="000F1B98" w:rsidRPr="00C71C9A">
        <w:rPr>
          <w:rFonts w:eastAsia="Times New Roman" w:cstheme="minorHAnsi"/>
          <w:color w:val="000000"/>
          <w:lang w:val="en-US" w:eastAsia="fr-BE"/>
        </w:rPr>
        <w:t>Duivels</w:t>
      </w:r>
      <w:proofErr w:type="spellEnd"/>
      <w:r w:rsidR="000F1B98" w:rsidRPr="00C71C9A">
        <w:rPr>
          <w:rFonts w:eastAsia="Times New Roman" w:cstheme="minorHAnsi"/>
          <w:color w:val="000000"/>
          <w:lang w:val="en-US" w:eastAsia="fr-BE"/>
        </w:rPr>
        <w:t xml:space="preserve"> (Red Devils)</w:t>
      </w:r>
    </w:p>
    <w:p w14:paraId="436B4FC1" w14:textId="6CBF7F84"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 xml:space="preserve">Renowned athletes or sports teams that are recognized on a national or international level. </w:t>
      </w:r>
    </w:p>
    <w:p w14:paraId="550FE678" w14:textId="3C6CF484"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7 = </w:t>
      </w:r>
      <w:proofErr w:type="gramStart"/>
      <w:r w:rsidRPr="00C71C9A">
        <w:rPr>
          <w:rFonts w:eastAsia="Times New Roman" w:cstheme="minorHAnsi"/>
          <w:color w:val="000000"/>
          <w:lang w:val="en-US" w:eastAsia="fr-BE"/>
        </w:rPr>
        <w:t>Non-sports</w:t>
      </w:r>
      <w:proofErr w:type="gramEnd"/>
      <w:r w:rsidRPr="00C71C9A">
        <w:rPr>
          <w:rFonts w:eastAsia="Times New Roman" w:cstheme="minorHAnsi"/>
          <w:color w:val="000000"/>
          <w:lang w:val="en-US" w:eastAsia="fr-BE"/>
        </w:rPr>
        <w:t xml:space="preserve">/historical events/festivals e.g. Christmas </w:t>
      </w:r>
    </w:p>
    <w:p w14:paraId="229235A1" w14:textId="645A4983"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 xml:space="preserve">Promotions tied to significant cultural events, historical anniversaries, or festivals. </w:t>
      </w:r>
    </w:p>
    <w:p w14:paraId="2C0CCA68" w14:textId="64C75BC3"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8a = ‘For kids’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image of a child, ‘great for school lunches’, ‘for school </w:t>
      </w:r>
      <w:proofErr w:type="spellStart"/>
      <w:r w:rsidRPr="00C71C9A">
        <w:rPr>
          <w:rFonts w:eastAsia="Times New Roman" w:cstheme="minorHAnsi"/>
          <w:color w:val="000000"/>
          <w:lang w:val="en-US" w:eastAsia="fr-BE"/>
        </w:rPr>
        <w:t>lunchboxes’</w:t>
      </w:r>
      <w:proofErr w:type="spellEnd"/>
      <w:r w:rsidRPr="00C71C9A">
        <w:rPr>
          <w:rFonts w:eastAsia="Times New Roman" w:cstheme="minorHAnsi"/>
          <w:color w:val="000000"/>
          <w:lang w:val="en-US" w:eastAsia="fr-BE"/>
        </w:rPr>
        <w:t xml:space="preserve"> </w:t>
      </w:r>
    </w:p>
    <w:p w14:paraId="4F183948" w14:textId="247338AB"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Marketing messages or products specifically designed for children, often emphasizing fun</w:t>
      </w:r>
      <w:r w:rsidR="00C71C9A" w:rsidRPr="00C71C9A">
        <w:rPr>
          <w:rFonts w:eastAsia="Times New Roman" w:cstheme="minorHAnsi"/>
          <w:color w:val="000000"/>
          <w:lang w:val="en-US" w:eastAsia="fr-BE"/>
        </w:rPr>
        <w:t>.</w:t>
      </w:r>
    </w:p>
    <w:p w14:paraId="69A6D7DD" w14:textId="7099FD97"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8b=’For </w:t>
      </w:r>
      <w:commentRangeStart w:id="1"/>
      <w:r w:rsidRPr="00C71C9A">
        <w:rPr>
          <w:rFonts w:eastAsia="Times New Roman" w:cstheme="minorHAnsi"/>
          <w:color w:val="000000"/>
          <w:lang w:val="en-US" w:eastAsia="fr-BE"/>
        </w:rPr>
        <w:t xml:space="preserve">students’ </w:t>
      </w:r>
      <w:commentRangeEnd w:id="1"/>
      <w:r w:rsidR="008916DB" w:rsidRPr="00C71C9A">
        <w:rPr>
          <w:rStyle w:val="CommentReference"/>
          <w:rFonts w:cstheme="minorHAnsi"/>
        </w:rPr>
        <w:commentReference w:id="1"/>
      </w:r>
    </w:p>
    <w:p w14:paraId="7A83E980" w14:textId="0C74E5DB" w:rsidR="003F594C" w:rsidRPr="00C71C9A" w:rsidRDefault="003F594C" w:rsidP="00C71C9A">
      <w:pPr>
        <w:rPr>
          <w:rFonts w:eastAsia="Times New Roman" w:cstheme="minorHAnsi"/>
          <w:color w:val="000000"/>
          <w:lang w:val="en-US" w:eastAsia="fr-BE"/>
        </w:rPr>
      </w:pPr>
      <w:r w:rsidRPr="00C71C9A">
        <w:rPr>
          <w:rFonts w:eastAsia="Times New Roman" w:cstheme="minorHAnsi"/>
          <w:color w:val="000000"/>
          <w:lang w:val="en-US" w:eastAsia="fr-BE"/>
        </w:rPr>
        <w:lastRenderedPageBreak/>
        <w:t>Marketing strategies focused on older children and young adults, particularly those in educational settings. This category emphasizes convenience, affordability, and functionality to meet the needs of busy students.</w:t>
      </w:r>
    </w:p>
    <w:p w14:paraId="5A2E7A31" w14:textId="09D65EA6" w:rsidR="00685509" w:rsidRPr="00C71C9A" w:rsidRDefault="00602590">
      <w:pPr>
        <w:rPr>
          <w:rFonts w:eastAsia="Times New Roman" w:cstheme="minorHAnsi"/>
          <w:color w:val="000000"/>
          <w:lang w:val="en-US" w:eastAsia="fr-BE"/>
        </w:rPr>
      </w:pPr>
      <w:r w:rsidRPr="00C71C9A">
        <w:rPr>
          <w:rFonts w:eastAsia="Times New Roman" w:cstheme="minorHAnsi"/>
          <w:color w:val="000000"/>
          <w:lang w:val="en-US" w:eastAsia="fr-BE"/>
        </w:rPr>
        <w:t xml:space="preserve">9 = Awards </w:t>
      </w:r>
      <w:proofErr w:type="gramStart"/>
      <w:r w:rsidRPr="00C71C9A">
        <w:rPr>
          <w:rFonts w:eastAsia="Times New Roman" w:cstheme="minorHAnsi"/>
          <w:color w:val="000000"/>
          <w:lang w:val="en-US" w:eastAsia="fr-BE"/>
        </w:rPr>
        <w:t>e.g.</w:t>
      </w:r>
      <w:proofErr w:type="gramEnd"/>
      <w:r w:rsidRPr="00C71C9A">
        <w:rPr>
          <w:rFonts w:eastAsia="Times New Roman" w:cstheme="minorHAnsi"/>
          <w:color w:val="000000"/>
          <w:lang w:val="en-US" w:eastAsia="fr-BE"/>
        </w:rPr>
        <w:t xml:space="preserve"> Best Food Award’ </w:t>
      </w:r>
    </w:p>
    <w:p w14:paraId="65F621F2" w14:textId="025C9650"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 xml:space="preserve">Recognitions or accolades received by a product or brand that signify quality or excellence. </w:t>
      </w:r>
    </w:p>
    <w:p w14:paraId="228B370B" w14:textId="77777777" w:rsidR="008916DB" w:rsidRPr="00C71C9A" w:rsidRDefault="008916DB">
      <w:pPr>
        <w:rPr>
          <w:rFonts w:eastAsia="Times New Roman" w:cstheme="minorHAnsi"/>
          <w:color w:val="000000"/>
          <w:lang w:val="en-US" w:eastAsia="fr-BE"/>
        </w:rPr>
      </w:pPr>
    </w:p>
    <w:p w14:paraId="16C3CB92" w14:textId="0DBE6DDD" w:rsidR="00685509" w:rsidRPr="00C71C9A" w:rsidRDefault="00602590">
      <w:pPr>
        <w:rPr>
          <w:rFonts w:eastAsia="Times New Roman" w:cstheme="minorHAnsi"/>
          <w:color w:val="000000"/>
          <w:lang w:eastAsia="fr-BE"/>
        </w:rPr>
      </w:pPr>
      <w:r w:rsidRPr="00C71C9A">
        <w:rPr>
          <w:rFonts w:eastAsia="Times New Roman" w:cstheme="minorHAnsi"/>
          <w:color w:val="000000"/>
          <w:lang w:eastAsia="fr-BE"/>
        </w:rPr>
        <w:t xml:space="preserve">10 = Sports </w:t>
      </w:r>
      <w:proofErr w:type="spellStart"/>
      <w:r w:rsidRPr="00C71C9A">
        <w:rPr>
          <w:rFonts w:eastAsia="Times New Roman" w:cstheme="minorHAnsi"/>
          <w:color w:val="000000"/>
          <w:lang w:eastAsia="fr-BE"/>
        </w:rPr>
        <w:t>event</w:t>
      </w:r>
      <w:proofErr w:type="spellEnd"/>
      <w:r w:rsidR="000F1B98" w:rsidRPr="00C71C9A">
        <w:rPr>
          <w:rFonts w:eastAsia="Times New Roman" w:cstheme="minorHAnsi"/>
          <w:color w:val="000000"/>
          <w:lang w:eastAsia="fr-BE"/>
        </w:rPr>
        <w:t xml:space="preserve">, e.g. Tour de France, Olympic </w:t>
      </w:r>
      <w:proofErr w:type="spellStart"/>
      <w:proofErr w:type="gramStart"/>
      <w:r w:rsidR="000F1B98" w:rsidRPr="00C71C9A">
        <w:rPr>
          <w:rFonts w:eastAsia="Times New Roman" w:cstheme="minorHAnsi"/>
          <w:color w:val="000000"/>
          <w:lang w:eastAsia="fr-BE"/>
        </w:rPr>
        <w:t>games</w:t>
      </w:r>
      <w:proofErr w:type="spellEnd"/>
      <w:r w:rsidRPr="00C71C9A">
        <w:rPr>
          <w:rFonts w:eastAsia="Times New Roman" w:cstheme="minorHAnsi"/>
          <w:color w:val="000000"/>
          <w:lang w:eastAsia="fr-BE"/>
        </w:rPr>
        <w:t>;</w:t>
      </w:r>
      <w:proofErr w:type="gramEnd"/>
      <w:r w:rsidRPr="00C71C9A">
        <w:rPr>
          <w:rFonts w:eastAsia="Times New Roman" w:cstheme="minorHAnsi"/>
          <w:color w:val="000000"/>
          <w:lang w:eastAsia="fr-BE"/>
        </w:rPr>
        <w:t xml:space="preserve"> </w:t>
      </w:r>
    </w:p>
    <w:p w14:paraId="5D896703" w14:textId="0E2537E7" w:rsidR="003F594C" w:rsidRPr="00C71C9A" w:rsidRDefault="003F594C">
      <w:pPr>
        <w:rPr>
          <w:rFonts w:eastAsia="Times New Roman" w:cstheme="minorHAnsi"/>
          <w:color w:val="000000"/>
          <w:lang w:val="en-US" w:eastAsia="fr-BE"/>
        </w:rPr>
      </w:pPr>
      <w:r w:rsidRPr="00C71C9A">
        <w:rPr>
          <w:rFonts w:eastAsia="Times New Roman" w:cstheme="minorHAnsi"/>
          <w:color w:val="000000"/>
          <w:lang w:val="en-US" w:eastAsia="fr-BE"/>
        </w:rPr>
        <w:t>Promotions that coincide with major sporting events, leveraging the excitement and audience engagement of the event</w:t>
      </w:r>
      <w:r w:rsidR="00C71C9A" w:rsidRPr="00C71C9A">
        <w:rPr>
          <w:rFonts w:eastAsia="Times New Roman" w:cstheme="minorHAnsi"/>
          <w:color w:val="000000"/>
          <w:lang w:val="en-US" w:eastAsia="fr-BE"/>
        </w:rPr>
        <w:t>.</w:t>
      </w:r>
    </w:p>
    <w:p w14:paraId="4FFDD9C6" w14:textId="77777777" w:rsidR="00C71C9A" w:rsidRPr="00C71C9A" w:rsidRDefault="00C71C9A">
      <w:pPr>
        <w:rPr>
          <w:rFonts w:eastAsia="Times New Roman" w:cstheme="minorHAnsi"/>
          <w:color w:val="000000"/>
          <w:lang w:val="en-US" w:eastAsia="fr-BE"/>
        </w:rPr>
      </w:pPr>
    </w:p>
    <w:p w14:paraId="19004F87" w14:textId="77777777" w:rsidR="00E138FB" w:rsidRPr="00C71C9A" w:rsidRDefault="00E138FB" w:rsidP="00E138FB">
      <w:p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Here are some additional promotional strategies that you might consider adding to your list:</w:t>
      </w:r>
    </w:p>
    <w:p w14:paraId="3BF7A9E9" w14:textId="77777777" w:rsidR="00E138FB" w:rsidRPr="00C71C9A" w:rsidRDefault="00E138FB" w:rsidP="00E138FB">
      <w:pPr>
        <w:spacing w:before="100" w:beforeAutospacing="1" w:after="100" w:afterAutospacing="1" w:line="240" w:lineRule="auto"/>
        <w:outlineLvl w:val="2"/>
        <w:rPr>
          <w:rFonts w:eastAsia="Times New Roman" w:cstheme="minorHAnsi"/>
          <w:b/>
          <w:bCs/>
          <w:lang w:val="en-US" w:eastAsia="fr-BE"/>
        </w:rPr>
      </w:pPr>
      <w:commentRangeStart w:id="2"/>
      <w:r w:rsidRPr="00C71C9A">
        <w:rPr>
          <w:rFonts w:eastAsia="Times New Roman" w:cstheme="minorHAnsi"/>
          <w:b/>
          <w:bCs/>
          <w:lang w:val="en-US" w:eastAsia="fr-BE"/>
        </w:rPr>
        <w:t>1. Influencer Partnerships</w:t>
      </w:r>
      <w:commentRangeEnd w:id="2"/>
      <w:r w:rsidR="008916DB" w:rsidRPr="00C71C9A">
        <w:rPr>
          <w:rStyle w:val="CommentReference"/>
          <w:rFonts w:cstheme="minorHAnsi"/>
        </w:rPr>
        <w:commentReference w:id="2"/>
      </w:r>
    </w:p>
    <w:p w14:paraId="273E2E81" w14:textId="77777777" w:rsidR="00E138FB" w:rsidRPr="00C71C9A" w:rsidRDefault="00E138FB" w:rsidP="00E138FB">
      <w:p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Definition</w:t>
      </w:r>
      <w:r w:rsidRPr="00C71C9A">
        <w:rPr>
          <w:rFonts w:eastAsia="Times New Roman" w:cstheme="minorHAnsi"/>
          <w:lang w:val="en-US" w:eastAsia="fr-BE"/>
        </w:rPr>
        <w:t xml:space="preserve">: Collaborating with social media influencers to promote products through their platforms. </w:t>
      </w:r>
      <w:r w:rsidRPr="00C71C9A">
        <w:rPr>
          <w:rFonts w:eastAsia="Times New Roman" w:cstheme="minorHAnsi"/>
          <w:b/>
          <w:bCs/>
          <w:lang w:val="en-US" w:eastAsia="fr-BE"/>
        </w:rPr>
        <w:t>Examples</w:t>
      </w:r>
      <w:r w:rsidRPr="00C71C9A">
        <w:rPr>
          <w:rFonts w:eastAsia="Times New Roman" w:cstheme="minorHAnsi"/>
          <w:lang w:val="en-US" w:eastAsia="fr-BE"/>
        </w:rPr>
        <w:t>: Food bloggers or lifestyle influencers sharing recipes or product reviews featuring specific brands.</w:t>
      </w:r>
    </w:p>
    <w:p w14:paraId="796AEF88" w14:textId="77777777" w:rsidR="00E138FB" w:rsidRPr="00C71C9A" w:rsidRDefault="00E138FB" w:rsidP="00E138FB">
      <w:pPr>
        <w:spacing w:before="100" w:beforeAutospacing="1" w:after="100" w:afterAutospacing="1" w:line="240" w:lineRule="auto"/>
        <w:outlineLvl w:val="2"/>
        <w:rPr>
          <w:rFonts w:eastAsia="Times New Roman" w:cstheme="minorHAnsi"/>
          <w:b/>
          <w:bCs/>
          <w:lang w:val="en-US" w:eastAsia="fr-BE"/>
        </w:rPr>
      </w:pPr>
      <w:commentRangeStart w:id="3"/>
      <w:r w:rsidRPr="00C71C9A">
        <w:rPr>
          <w:rFonts w:eastAsia="Times New Roman" w:cstheme="minorHAnsi"/>
          <w:b/>
          <w:bCs/>
          <w:lang w:val="en-US" w:eastAsia="fr-BE"/>
        </w:rPr>
        <w:t>4. Referral Programs</w:t>
      </w:r>
      <w:commentRangeEnd w:id="3"/>
      <w:r w:rsidR="008916DB" w:rsidRPr="00C71C9A">
        <w:rPr>
          <w:rStyle w:val="CommentReference"/>
          <w:rFonts w:cstheme="minorHAnsi"/>
        </w:rPr>
        <w:commentReference w:id="3"/>
      </w:r>
    </w:p>
    <w:p w14:paraId="4DD8E9A0" w14:textId="1961D6A7" w:rsidR="00E138FB" w:rsidRPr="00C71C9A" w:rsidRDefault="00E138FB" w:rsidP="00C71C9A">
      <w:p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Definition</w:t>
      </w:r>
      <w:r w:rsidRPr="00C71C9A">
        <w:rPr>
          <w:rFonts w:eastAsia="Times New Roman" w:cstheme="minorHAnsi"/>
          <w:lang w:val="en-US" w:eastAsia="fr-BE"/>
        </w:rPr>
        <w:t xml:space="preserve">: Incentives for customers to refer friends and family, rewarding both parties with discounts </w:t>
      </w:r>
      <w:proofErr w:type="gramStart"/>
      <w:r w:rsidRPr="00C71C9A">
        <w:rPr>
          <w:rFonts w:eastAsia="Times New Roman" w:cstheme="minorHAnsi"/>
          <w:lang w:val="en-US" w:eastAsia="fr-BE"/>
        </w:rPr>
        <w:t>or</w:t>
      </w:r>
      <w:proofErr w:type="gramEnd"/>
      <w:r w:rsidRPr="00C71C9A">
        <w:rPr>
          <w:rFonts w:eastAsia="Times New Roman" w:cstheme="minorHAnsi"/>
          <w:lang w:val="en-US" w:eastAsia="fr-BE"/>
        </w:rPr>
        <w:t xml:space="preserve"> freebies. </w:t>
      </w:r>
      <w:r w:rsidRPr="00C71C9A">
        <w:rPr>
          <w:rFonts w:eastAsia="Times New Roman" w:cstheme="minorHAnsi"/>
          <w:b/>
          <w:bCs/>
          <w:lang w:val="en-US" w:eastAsia="fr-BE"/>
        </w:rPr>
        <w:t>Examples</w:t>
      </w:r>
      <w:r w:rsidRPr="00C71C9A">
        <w:rPr>
          <w:rFonts w:eastAsia="Times New Roman" w:cstheme="minorHAnsi"/>
          <w:lang w:val="en-US" w:eastAsia="fr-BE"/>
        </w:rPr>
        <w:t>: A snack brand offering a discount for every friend referred who makes a purchase.</w:t>
      </w:r>
    </w:p>
    <w:p w14:paraId="1587742C" w14:textId="77777777" w:rsidR="00E138FB" w:rsidRPr="00C71C9A" w:rsidRDefault="00E138FB" w:rsidP="00E138FB">
      <w:pPr>
        <w:spacing w:before="100" w:beforeAutospacing="1" w:after="100" w:afterAutospacing="1" w:line="240" w:lineRule="auto"/>
        <w:outlineLvl w:val="2"/>
        <w:rPr>
          <w:rFonts w:eastAsia="Times New Roman" w:cstheme="minorHAnsi"/>
          <w:b/>
          <w:bCs/>
          <w:lang w:val="en-US" w:eastAsia="fr-BE"/>
        </w:rPr>
      </w:pPr>
      <w:commentRangeStart w:id="4"/>
      <w:r w:rsidRPr="00C71C9A">
        <w:rPr>
          <w:rFonts w:eastAsia="Times New Roman" w:cstheme="minorHAnsi"/>
          <w:b/>
          <w:bCs/>
          <w:lang w:val="en-US" w:eastAsia="fr-BE"/>
        </w:rPr>
        <w:t>6. Cross-Promotions</w:t>
      </w:r>
      <w:commentRangeEnd w:id="4"/>
      <w:r w:rsidR="008916DB" w:rsidRPr="00C71C9A">
        <w:rPr>
          <w:rStyle w:val="CommentReference"/>
          <w:rFonts w:cstheme="minorHAnsi"/>
        </w:rPr>
        <w:commentReference w:id="4"/>
      </w:r>
    </w:p>
    <w:p w14:paraId="088075AF" w14:textId="77777777" w:rsidR="00E138FB" w:rsidRPr="00C71C9A" w:rsidRDefault="00E138FB" w:rsidP="00E138FB">
      <w:p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Definition</w:t>
      </w:r>
      <w:r w:rsidRPr="00C71C9A">
        <w:rPr>
          <w:rFonts w:eastAsia="Times New Roman" w:cstheme="minorHAnsi"/>
          <w:lang w:val="en-US" w:eastAsia="fr-BE"/>
        </w:rPr>
        <w:t xml:space="preserve">: Collaborating with complementary brands to offer joint promotions, leveraging each other’s customer bases. </w:t>
      </w:r>
      <w:r w:rsidRPr="00C71C9A">
        <w:rPr>
          <w:rFonts w:eastAsia="Times New Roman" w:cstheme="minorHAnsi"/>
          <w:b/>
          <w:bCs/>
          <w:lang w:val="en-US" w:eastAsia="fr-BE"/>
        </w:rPr>
        <w:t>Examples</w:t>
      </w:r>
      <w:r w:rsidRPr="00C71C9A">
        <w:rPr>
          <w:rFonts w:eastAsia="Times New Roman" w:cstheme="minorHAnsi"/>
          <w:lang w:val="en-US" w:eastAsia="fr-BE"/>
        </w:rPr>
        <w:t>: A yogurt brand partnering with a granola company for a combined discount on breakfast products.</w:t>
      </w:r>
    </w:p>
    <w:p w14:paraId="063E6000" w14:textId="77777777" w:rsidR="00E138FB" w:rsidRPr="00C71C9A" w:rsidRDefault="00E138FB" w:rsidP="00E138FB">
      <w:pPr>
        <w:spacing w:before="100" w:beforeAutospacing="1" w:after="100" w:afterAutospacing="1" w:line="240" w:lineRule="auto"/>
        <w:outlineLvl w:val="2"/>
        <w:rPr>
          <w:rFonts w:eastAsia="Times New Roman" w:cstheme="minorHAnsi"/>
          <w:b/>
          <w:bCs/>
          <w:lang w:eastAsia="fr-BE"/>
        </w:rPr>
      </w:pPr>
      <w:proofErr w:type="spellStart"/>
      <w:r w:rsidRPr="00C71C9A">
        <w:rPr>
          <w:rFonts w:eastAsia="Times New Roman" w:cstheme="minorHAnsi"/>
          <w:b/>
          <w:bCs/>
          <w:lang w:eastAsia="fr-BE"/>
        </w:rPr>
        <w:t>Overlapping</w:t>
      </w:r>
      <w:proofErr w:type="spellEnd"/>
      <w:r w:rsidRPr="00C71C9A">
        <w:rPr>
          <w:rFonts w:eastAsia="Times New Roman" w:cstheme="minorHAnsi"/>
          <w:b/>
          <w:bCs/>
          <w:lang w:eastAsia="fr-BE"/>
        </w:rPr>
        <w:t xml:space="preserve"> </w:t>
      </w:r>
      <w:proofErr w:type="spellStart"/>
      <w:r w:rsidRPr="00C71C9A">
        <w:rPr>
          <w:rFonts w:eastAsia="Times New Roman" w:cstheme="minorHAnsi"/>
          <w:b/>
          <w:bCs/>
          <w:lang w:eastAsia="fr-BE"/>
        </w:rPr>
        <w:t>Categories</w:t>
      </w:r>
      <w:proofErr w:type="spellEnd"/>
    </w:p>
    <w:p w14:paraId="21F59786" w14:textId="77777777" w:rsidR="00E138FB" w:rsidRPr="00C71C9A" w:rsidRDefault="00E138FB" w:rsidP="00E138FB">
      <w:pPr>
        <w:numPr>
          <w:ilvl w:val="0"/>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Cartoon/Company Owned Character</w:t>
      </w:r>
      <w:r w:rsidRPr="00C71C9A">
        <w:rPr>
          <w:rFonts w:eastAsia="Times New Roman" w:cstheme="minorHAnsi"/>
          <w:lang w:val="en-US" w:eastAsia="fr-BE"/>
        </w:rPr>
        <w:t xml:space="preserve"> &amp; </w:t>
      </w:r>
      <w:r w:rsidRPr="00C71C9A">
        <w:rPr>
          <w:rFonts w:eastAsia="Times New Roman" w:cstheme="minorHAnsi"/>
          <w:b/>
          <w:bCs/>
          <w:lang w:val="en-US" w:eastAsia="fr-BE"/>
        </w:rPr>
        <w:t>Licensed Character</w:t>
      </w:r>
      <w:r w:rsidRPr="00C71C9A">
        <w:rPr>
          <w:rFonts w:eastAsia="Times New Roman" w:cstheme="minorHAnsi"/>
          <w:lang w:val="en-US" w:eastAsia="fr-BE"/>
        </w:rPr>
        <w:t>:</w:t>
      </w:r>
    </w:p>
    <w:p w14:paraId="65C2BA02" w14:textId="77777777" w:rsidR="00E138FB" w:rsidRPr="00C71C9A" w:rsidRDefault="00E138FB" w:rsidP="00E138FB">
      <w:pPr>
        <w:numPr>
          <w:ilvl w:val="1"/>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Both involve characters used in marketing. The key distinction is ownership: company-owned characters are created by the brand itself, while licensed characters are borrowed from external media. However, they both serve similar purposes in engaging audiences, especially children.</w:t>
      </w:r>
    </w:p>
    <w:p w14:paraId="7A66BFC1" w14:textId="77777777" w:rsidR="00E138FB" w:rsidRPr="00C71C9A" w:rsidRDefault="00E138FB" w:rsidP="00E138FB">
      <w:pPr>
        <w:numPr>
          <w:ilvl w:val="0"/>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Amateur Sportsperson</w:t>
      </w:r>
      <w:r w:rsidRPr="00C71C9A">
        <w:rPr>
          <w:rFonts w:eastAsia="Times New Roman" w:cstheme="minorHAnsi"/>
          <w:lang w:val="en-US" w:eastAsia="fr-BE"/>
        </w:rPr>
        <w:t xml:space="preserve"> &amp; </w:t>
      </w:r>
      <w:r w:rsidRPr="00C71C9A">
        <w:rPr>
          <w:rFonts w:eastAsia="Times New Roman" w:cstheme="minorHAnsi"/>
          <w:b/>
          <w:bCs/>
          <w:lang w:val="en-US" w:eastAsia="fr-BE"/>
        </w:rPr>
        <w:t>Famous Sportsperson/Team</w:t>
      </w:r>
      <w:r w:rsidRPr="00C71C9A">
        <w:rPr>
          <w:rFonts w:eastAsia="Times New Roman" w:cstheme="minorHAnsi"/>
          <w:lang w:val="en-US" w:eastAsia="fr-BE"/>
        </w:rPr>
        <w:t>:</w:t>
      </w:r>
    </w:p>
    <w:p w14:paraId="52D757EE" w14:textId="77777777" w:rsidR="00E138FB" w:rsidRPr="00C71C9A" w:rsidRDefault="00E138FB" w:rsidP="00E138FB">
      <w:pPr>
        <w:numPr>
          <w:ilvl w:val="1"/>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While one focuses on non-professional athletes and the other on well-known figures or teams, both categories revolve around sports and can target similar audiences. They both leverage the appeal of sports to promote products, but the level of recognition differs.</w:t>
      </w:r>
    </w:p>
    <w:p w14:paraId="2A553960" w14:textId="77777777" w:rsidR="00E138FB" w:rsidRPr="00C71C9A" w:rsidRDefault="00E138FB" w:rsidP="00E138FB">
      <w:pPr>
        <w:numPr>
          <w:ilvl w:val="0"/>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Celebrity (Non-sports)</w:t>
      </w:r>
      <w:r w:rsidRPr="00C71C9A">
        <w:rPr>
          <w:rFonts w:eastAsia="Times New Roman" w:cstheme="minorHAnsi"/>
          <w:lang w:val="en-US" w:eastAsia="fr-BE"/>
        </w:rPr>
        <w:t xml:space="preserve"> &amp; </w:t>
      </w:r>
      <w:r w:rsidRPr="00C71C9A">
        <w:rPr>
          <w:rFonts w:eastAsia="Times New Roman" w:cstheme="minorHAnsi"/>
          <w:b/>
          <w:bCs/>
          <w:lang w:val="en-US" w:eastAsia="fr-BE"/>
        </w:rPr>
        <w:t>Famous Sportsperson/Team</w:t>
      </w:r>
      <w:r w:rsidRPr="00C71C9A">
        <w:rPr>
          <w:rFonts w:eastAsia="Times New Roman" w:cstheme="minorHAnsi"/>
          <w:lang w:val="en-US" w:eastAsia="fr-BE"/>
        </w:rPr>
        <w:t>:</w:t>
      </w:r>
    </w:p>
    <w:p w14:paraId="2286F1A4" w14:textId="77777777" w:rsidR="00E138FB" w:rsidRPr="00C71C9A" w:rsidRDefault="00E138FB" w:rsidP="00E138FB">
      <w:pPr>
        <w:numPr>
          <w:ilvl w:val="1"/>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Both categories feature prominent figures who can attract attention and lend credibility to products. They serve to engage audiences through the personalities of well-known individuals, although their fields differ.</w:t>
      </w:r>
    </w:p>
    <w:p w14:paraId="2DF0EB48" w14:textId="77777777" w:rsidR="00E138FB" w:rsidRPr="00C71C9A" w:rsidRDefault="00E138FB" w:rsidP="00E138FB">
      <w:pPr>
        <w:numPr>
          <w:ilvl w:val="0"/>
          <w:numId w:val="18"/>
        </w:numPr>
        <w:spacing w:before="100" w:beforeAutospacing="1" w:after="100" w:afterAutospacing="1" w:line="240" w:lineRule="auto"/>
        <w:rPr>
          <w:rFonts w:eastAsia="Times New Roman" w:cstheme="minorHAnsi"/>
          <w:lang w:eastAsia="fr-BE"/>
        </w:rPr>
      </w:pPr>
      <w:r w:rsidRPr="00C71C9A">
        <w:rPr>
          <w:rFonts w:eastAsia="Times New Roman" w:cstheme="minorHAnsi"/>
          <w:b/>
          <w:bCs/>
          <w:lang w:eastAsia="fr-BE"/>
        </w:rPr>
        <w:lastRenderedPageBreak/>
        <w:t>‘For Kids’</w:t>
      </w:r>
      <w:r w:rsidRPr="00C71C9A">
        <w:rPr>
          <w:rFonts w:eastAsia="Times New Roman" w:cstheme="minorHAnsi"/>
          <w:lang w:eastAsia="fr-BE"/>
        </w:rPr>
        <w:t xml:space="preserve"> &amp; </w:t>
      </w:r>
      <w:r w:rsidRPr="00C71C9A">
        <w:rPr>
          <w:rFonts w:eastAsia="Times New Roman" w:cstheme="minorHAnsi"/>
          <w:b/>
          <w:bCs/>
          <w:lang w:eastAsia="fr-BE"/>
        </w:rPr>
        <w:t xml:space="preserve">‘For </w:t>
      </w:r>
      <w:proofErr w:type="spellStart"/>
      <w:r w:rsidRPr="00C71C9A">
        <w:rPr>
          <w:rFonts w:eastAsia="Times New Roman" w:cstheme="minorHAnsi"/>
          <w:b/>
          <w:bCs/>
          <w:lang w:eastAsia="fr-BE"/>
        </w:rPr>
        <w:t>Students</w:t>
      </w:r>
      <w:proofErr w:type="spellEnd"/>
      <w:proofErr w:type="gramStart"/>
      <w:r w:rsidRPr="00C71C9A">
        <w:rPr>
          <w:rFonts w:eastAsia="Times New Roman" w:cstheme="minorHAnsi"/>
          <w:b/>
          <w:bCs/>
          <w:lang w:eastAsia="fr-BE"/>
        </w:rPr>
        <w:t>’</w:t>
      </w:r>
      <w:r w:rsidRPr="00C71C9A">
        <w:rPr>
          <w:rFonts w:eastAsia="Times New Roman" w:cstheme="minorHAnsi"/>
          <w:lang w:eastAsia="fr-BE"/>
        </w:rPr>
        <w:t>:</w:t>
      </w:r>
      <w:proofErr w:type="gramEnd"/>
    </w:p>
    <w:p w14:paraId="0E7F06AC" w14:textId="77777777" w:rsidR="00E138FB" w:rsidRPr="00C71C9A" w:rsidRDefault="00E138FB" w:rsidP="00E138FB">
      <w:pPr>
        <w:numPr>
          <w:ilvl w:val="1"/>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Both categories target younger demographics, but at different life stages. They can share similar messaging and product attributes, especially in food marketing, where fun, convenience, and health may appeal to both groups.</w:t>
      </w:r>
    </w:p>
    <w:p w14:paraId="3A2F9BF9" w14:textId="77777777" w:rsidR="00E138FB" w:rsidRPr="00C71C9A" w:rsidRDefault="00E138FB" w:rsidP="00E138FB">
      <w:pPr>
        <w:numPr>
          <w:ilvl w:val="0"/>
          <w:numId w:val="18"/>
        </w:numPr>
        <w:spacing w:before="100" w:beforeAutospacing="1" w:after="100" w:afterAutospacing="1" w:line="240" w:lineRule="auto"/>
        <w:rPr>
          <w:rFonts w:eastAsia="Times New Roman" w:cstheme="minorHAnsi"/>
          <w:lang w:eastAsia="fr-BE"/>
        </w:rPr>
      </w:pPr>
      <w:r w:rsidRPr="00C71C9A">
        <w:rPr>
          <w:rFonts w:eastAsia="Times New Roman" w:cstheme="minorHAnsi"/>
          <w:b/>
          <w:bCs/>
          <w:lang w:eastAsia="fr-BE"/>
        </w:rPr>
        <w:t>Non-sports/</w:t>
      </w:r>
      <w:proofErr w:type="spellStart"/>
      <w:r w:rsidRPr="00C71C9A">
        <w:rPr>
          <w:rFonts w:eastAsia="Times New Roman" w:cstheme="minorHAnsi"/>
          <w:b/>
          <w:bCs/>
          <w:lang w:eastAsia="fr-BE"/>
        </w:rPr>
        <w:t>Historical</w:t>
      </w:r>
      <w:proofErr w:type="spellEnd"/>
      <w:r w:rsidRPr="00C71C9A">
        <w:rPr>
          <w:rFonts w:eastAsia="Times New Roman" w:cstheme="minorHAnsi"/>
          <w:b/>
          <w:bCs/>
          <w:lang w:eastAsia="fr-BE"/>
        </w:rPr>
        <w:t xml:space="preserve"> Events/Festivals</w:t>
      </w:r>
      <w:r w:rsidRPr="00C71C9A">
        <w:rPr>
          <w:rFonts w:eastAsia="Times New Roman" w:cstheme="minorHAnsi"/>
          <w:lang w:eastAsia="fr-BE"/>
        </w:rPr>
        <w:t xml:space="preserve"> &amp; </w:t>
      </w:r>
      <w:r w:rsidRPr="00C71C9A">
        <w:rPr>
          <w:rFonts w:eastAsia="Times New Roman" w:cstheme="minorHAnsi"/>
          <w:b/>
          <w:bCs/>
          <w:lang w:eastAsia="fr-BE"/>
        </w:rPr>
        <w:t xml:space="preserve">Sports </w:t>
      </w:r>
      <w:proofErr w:type="gramStart"/>
      <w:r w:rsidRPr="00C71C9A">
        <w:rPr>
          <w:rFonts w:eastAsia="Times New Roman" w:cstheme="minorHAnsi"/>
          <w:b/>
          <w:bCs/>
          <w:lang w:eastAsia="fr-BE"/>
        </w:rPr>
        <w:t>Event</w:t>
      </w:r>
      <w:r w:rsidRPr="00C71C9A">
        <w:rPr>
          <w:rFonts w:eastAsia="Times New Roman" w:cstheme="minorHAnsi"/>
          <w:lang w:eastAsia="fr-BE"/>
        </w:rPr>
        <w:t>:</w:t>
      </w:r>
      <w:proofErr w:type="gramEnd"/>
    </w:p>
    <w:p w14:paraId="4F7F6EBB" w14:textId="77777777" w:rsidR="00E138FB" w:rsidRPr="00C71C9A" w:rsidRDefault="00E138FB" w:rsidP="00E138FB">
      <w:pPr>
        <w:numPr>
          <w:ilvl w:val="1"/>
          <w:numId w:val="18"/>
        </w:num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Both categories utilize events to drive engagement and marketing opportunities. While one is focused on cultural or historical significance, the other centers around sports, but they both can serve as timely contexts for promotions.</w:t>
      </w:r>
    </w:p>
    <w:p w14:paraId="66C7DC84" w14:textId="77777777" w:rsidR="00E138FB" w:rsidRPr="00C71C9A" w:rsidRDefault="00E138FB" w:rsidP="00E138FB">
      <w:pPr>
        <w:spacing w:before="100" w:beforeAutospacing="1" w:after="100" w:afterAutospacing="1" w:line="240" w:lineRule="auto"/>
        <w:outlineLvl w:val="2"/>
        <w:rPr>
          <w:rFonts w:eastAsia="Times New Roman" w:cstheme="minorHAnsi"/>
          <w:b/>
          <w:bCs/>
          <w:lang w:val="en-US" w:eastAsia="fr-BE"/>
        </w:rPr>
      </w:pPr>
      <w:r w:rsidRPr="00C71C9A">
        <w:rPr>
          <w:rFonts w:eastAsia="Times New Roman" w:cstheme="minorHAnsi"/>
          <w:b/>
          <w:bCs/>
          <w:lang w:val="en-US" w:eastAsia="fr-BE"/>
        </w:rPr>
        <w:t>Suggestions for Clarity</w:t>
      </w:r>
    </w:p>
    <w:p w14:paraId="1C6392F7" w14:textId="77777777" w:rsidR="00E138FB" w:rsidRPr="00C71C9A" w:rsidRDefault="00E138FB" w:rsidP="00E138FB">
      <w:pPr>
        <w:spacing w:before="100" w:beforeAutospacing="1" w:after="100" w:afterAutospacing="1" w:line="240" w:lineRule="auto"/>
        <w:rPr>
          <w:rFonts w:eastAsia="Times New Roman" w:cstheme="minorHAnsi"/>
          <w:lang w:val="en-US" w:eastAsia="fr-BE"/>
        </w:rPr>
      </w:pPr>
      <w:r w:rsidRPr="00C71C9A">
        <w:rPr>
          <w:rFonts w:eastAsia="Times New Roman" w:cstheme="minorHAnsi"/>
          <w:lang w:val="en-US" w:eastAsia="fr-BE"/>
        </w:rPr>
        <w:t>To reduce overlap and clarify your categories, consider:</w:t>
      </w:r>
    </w:p>
    <w:p w14:paraId="3309CD7F" w14:textId="77777777" w:rsidR="00E138FB" w:rsidRPr="00C71C9A" w:rsidRDefault="00E138FB" w:rsidP="00E138FB">
      <w:pPr>
        <w:numPr>
          <w:ilvl w:val="0"/>
          <w:numId w:val="19"/>
        </w:num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Combining similar categories</w:t>
      </w:r>
      <w:r w:rsidRPr="00C71C9A">
        <w:rPr>
          <w:rFonts w:eastAsia="Times New Roman" w:cstheme="minorHAnsi"/>
          <w:lang w:val="en-US" w:eastAsia="fr-BE"/>
        </w:rPr>
        <w:t xml:space="preserve">: For instance, you might merge </w:t>
      </w:r>
      <w:r w:rsidRPr="00C71C9A">
        <w:rPr>
          <w:rFonts w:eastAsia="Times New Roman" w:cstheme="minorHAnsi"/>
          <w:b/>
          <w:bCs/>
          <w:lang w:val="en-US" w:eastAsia="fr-BE"/>
        </w:rPr>
        <w:t>Cartoon/Company Owned Character</w:t>
      </w:r>
      <w:r w:rsidRPr="00C71C9A">
        <w:rPr>
          <w:rFonts w:eastAsia="Times New Roman" w:cstheme="minorHAnsi"/>
          <w:lang w:val="en-US" w:eastAsia="fr-BE"/>
        </w:rPr>
        <w:t xml:space="preserve"> and </w:t>
      </w:r>
      <w:r w:rsidRPr="00C71C9A">
        <w:rPr>
          <w:rFonts w:eastAsia="Times New Roman" w:cstheme="minorHAnsi"/>
          <w:b/>
          <w:bCs/>
          <w:lang w:val="en-US" w:eastAsia="fr-BE"/>
        </w:rPr>
        <w:t>Licensed Character</w:t>
      </w:r>
      <w:r w:rsidRPr="00C71C9A">
        <w:rPr>
          <w:rFonts w:eastAsia="Times New Roman" w:cstheme="minorHAnsi"/>
          <w:lang w:val="en-US" w:eastAsia="fr-BE"/>
        </w:rPr>
        <w:t xml:space="preserve"> into a broader category focused on </w:t>
      </w:r>
      <w:r w:rsidRPr="00C71C9A">
        <w:rPr>
          <w:rFonts w:eastAsia="Times New Roman" w:cstheme="minorHAnsi"/>
          <w:b/>
          <w:bCs/>
          <w:lang w:val="en-US" w:eastAsia="fr-BE"/>
        </w:rPr>
        <w:t>Character-Based Promotions</w:t>
      </w:r>
      <w:r w:rsidRPr="00C71C9A">
        <w:rPr>
          <w:rFonts w:eastAsia="Times New Roman" w:cstheme="minorHAnsi"/>
          <w:lang w:val="en-US" w:eastAsia="fr-BE"/>
        </w:rPr>
        <w:t>.</w:t>
      </w:r>
    </w:p>
    <w:p w14:paraId="1A1D4AB8" w14:textId="77777777" w:rsidR="00E138FB" w:rsidRPr="00C71C9A" w:rsidRDefault="00E138FB" w:rsidP="00E138FB">
      <w:pPr>
        <w:numPr>
          <w:ilvl w:val="0"/>
          <w:numId w:val="19"/>
        </w:num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Clarifying target audience</w:t>
      </w:r>
      <w:r w:rsidRPr="00C71C9A">
        <w:rPr>
          <w:rFonts w:eastAsia="Times New Roman" w:cstheme="minorHAnsi"/>
          <w:lang w:val="en-US" w:eastAsia="fr-BE"/>
        </w:rPr>
        <w:t xml:space="preserve">: Ensure that the distinctions between </w:t>
      </w:r>
      <w:r w:rsidRPr="00C71C9A">
        <w:rPr>
          <w:rFonts w:eastAsia="Times New Roman" w:cstheme="minorHAnsi"/>
          <w:b/>
          <w:bCs/>
          <w:lang w:val="en-US" w:eastAsia="fr-BE"/>
        </w:rPr>
        <w:t>‘For Kids’</w:t>
      </w:r>
      <w:r w:rsidRPr="00C71C9A">
        <w:rPr>
          <w:rFonts w:eastAsia="Times New Roman" w:cstheme="minorHAnsi"/>
          <w:lang w:val="en-US" w:eastAsia="fr-BE"/>
        </w:rPr>
        <w:t xml:space="preserve"> and </w:t>
      </w:r>
      <w:r w:rsidRPr="00C71C9A">
        <w:rPr>
          <w:rFonts w:eastAsia="Times New Roman" w:cstheme="minorHAnsi"/>
          <w:b/>
          <w:bCs/>
          <w:lang w:val="en-US" w:eastAsia="fr-BE"/>
        </w:rPr>
        <w:t>‘For Students’</w:t>
      </w:r>
      <w:r w:rsidRPr="00C71C9A">
        <w:rPr>
          <w:rFonts w:eastAsia="Times New Roman" w:cstheme="minorHAnsi"/>
          <w:lang w:val="en-US" w:eastAsia="fr-BE"/>
        </w:rPr>
        <w:t xml:space="preserve"> are clear, possibly by emphasizing the different types of products and messaging tailored for each group.</w:t>
      </w:r>
    </w:p>
    <w:p w14:paraId="70C8368E" w14:textId="77777777" w:rsidR="00E138FB" w:rsidRPr="00C71C9A" w:rsidRDefault="00E138FB" w:rsidP="00E138FB">
      <w:pPr>
        <w:numPr>
          <w:ilvl w:val="0"/>
          <w:numId w:val="19"/>
        </w:numPr>
        <w:spacing w:before="100" w:beforeAutospacing="1" w:after="100" w:afterAutospacing="1" w:line="240" w:lineRule="auto"/>
        <w:rPr>
          <w:rFonts w:eastAsia="Times New Roman" w:cstheme="minorHAnsi"/>
          <w:lang w:val="en-US" w:eastAsia="fr-BE"/>
        </w:rPr>
      </w:pPr>
      <w:r w:rsidRPr="00C71C9A">
        <w:rPr>
          <w:rFonts w:eastAsia="Times New Roman" w:cstheme="minorHAnsi"/>
          <w:b/>
          <w:bCs/>
          <w:lang w:val="en-US" w:eastAsia="fr-BE"/>
        </w:rPr>
        <w:t>Highlighting unique aspects</w:t>
      </w:r>
      <w:r w:rsidRPr="00C71C9A">
        <w:rPr>
          <w:rFonts w:eastAsia="Times New Roman" w:cstheme="minorHAnsi"/>
          <w:lang w:val="en-US" w:eastAsia="fr-BE"/>
        </w:rPr>
        <w:t>: Clearly define what makes each category unique, focusing on how they engage consumers differently.</w:t>
      </w:r>
    </w:p>
    <w:p w14:paraId="27D985F1" w14:textId="77777777" w:rsidR="003F594C" w:rsidRPr="00C71C9A" w:rsidRDefault="003F594C">
      <w:pPr>
        <w:rPr>
          <w:rFonts w:eastAsia="Times New Roman" w:cstheme="minorHAnsi"/>
          <w:color w:val="000000"/>
          <w:lang w:val="en-US" w:eastAsia="fr-BE"/>
        </w:rPr>
      </w:pPr>
    </w:p>
    <w:p w14:paraId="12D8BD72" w14:textId="406618FD" w:rsidR="00602590" w:rsidRPr="00C71C9A" w:rsidRDefault="00602590">
      <w:pPr>
        <w:rPr>
          <w:rFonts w:eastAsia="Times New Roman" w:cstheme="minorHAnsi"/>
          <w:b/>
          <w:bCs/>
          <w:color w:val="000000"/>
          <w:sz w:val="28"/>
          <w:szCs w:val="28"/>
          <w:lang w:val="en-US" w:eastAsia="fr-BE"/>
        </w:rPr>
      </w:pPr>
      <w:r w:rsidRPr="00C71C9A">
        <w:rPr>
          <w:rFonts w:eastAsia="Times New Roman" w:cstheme="minorHAnsi"/>
          <w:b/>
          <w:bCs/>
          <w:color w:val="000000"/>
          <w:sz w:val="28"/>
          <w:szCs w:val="28"/>
          <w:lang w:val="en-US" w:eastAsia="fr-BE"/>
        </w:rPr>
        <w:t>Premium offers</w:t>
      </w:r>
    </w:p>
    <w:p w14:paraId="599BB7C1" w14:textId="442CB4A3" w:rsidR="003F594C" w:rsidRPr="00C71C9A" w:rsidRDefault="00602590">
      <w:pPr>
        <w:rPr>
          <w:rFonts w:cstheme="minorHAnsi"/>
          <w:lang w:val="en-US"/>
        </w:rPr>
      </w:pPr>
      <w:r w:rsidRPr="00C71C9A">
        <w:rPr>
          <w:rFonts w:cstheme="minorHAnsi"/>
          <w:lang w:val="en-US"/>
        </w:rPr>
        <w:t xml:space="preserve">1= Game and app downloads </w:t>
      </w:r>
    </w:p>
    <w:p w14:paraId="021AAA62" w14:textId="54596618" w:rsidR="000873E6" w:rsidRPr="00C71C9A" w:rsidRDefault="000873E6" w:rsidP="00F47678">
      <w:pPr>
        <w:spacing w:before="100" w:beforeAutospacing="1" w:after="100" w:afterAutospacing="1" w:line="240" w:lineRule="auto"/>
        <w:rPr>
          <w:rFonts w:cstheme="minorHAnsi"/>
          <w:lang w:val="en-US"/>
        </w:rPr>
        <w:pPrChange w:id="5" w:author="Gitu, Paula (DAD)" w:date="2024-10-08T14:39:00Z">
          <w:pPr/>
        </w:pPrChange>
      </w:pPr>
      <w:r w:rsidRPr="00C71C9A">
        <w:rPr>
          <w:rFonts w:eastAsia="Times New Roman" w:cstheme="minorHAnsi"/>
          <w:sz w:val="24"/>
          <w:szCs w:val="24"/>
          <w:lang w:val="en-US" w:eastAsia="fr-BE"/>
          <w:rPrChange w:id="6" w:author="Gitu, Paula (DAD)" w:date="2024-10-08T14:22:00Z">
            <w:rPr>
              <w:rFonts w:ascii="Times New Roman" w:eastAsia="Times New Roman" w:hAnsi="Times New Roman" w:cs="Times New Roman"/>
              <w:sz w:val="24"/>
              <w:szCs w:val="24"/>
              <w:lang w:val="en-US" w:eastAsia="fr-BE"/>
            </w:rPr>
          </w:rPrChange>
        </w:rPr>
        <w:t xml:space="preserve">Offers that incentivize consumers to download mobile games or apps, often tied to promotions or rewards. </w:t>
      </w:r>
    </w:p>
    <w:p w14:paraId="071F00A3" w14:textId="0BC7991B" w:rsidR="003F594C" w:rsidRPr="00C03658" w:rsidRDefault="00602590">
      <w:pPr>
        <w:rPr>
          <w:ins w:id="7" w:author="Stefanie Vandevijvere" w:date="2024-09-29T09:40:00Z"/>
          <w:rFonts w:cstheme="minorHAnsi"/>
          <w:lang w:val="en-US"/>
        </w:rPr>
      </w:pPr>
      <w:r w:rsidRPr="00C71C9A">
        <w:rPr>
          <w:rFonts w:cstheme="minorHAnsi"/>
          <w:lang w:val="en-US"/>
        </w:rPr>
        <w:t xml:space="preserve">2= Contests </w:t>
      </w:r>
    </w:p>
    <w:p w14:paraId="2BB8F3C1" w14:textId="77777777" w:rsidR="000873E6" w:rsidRPr="00C71C9A" w:rsidRDefault="000873E6" w:rsidP="000873E6">
      <w:pPr>
        <w:spacing w:before="100" w:beforeAutospacing="1" w:after="100" w:afterAutospacing="1" w:line="240" w:lineRule="auto"/>
        <w:rPr>
          <w:ins w:id="8" w:author="Stefanie Vandevijvere" w:date="2024-09-29T09:40:00Z"/>
          <w:rFonts w:eastAsia="Times New Roman" w:cstheme="minorHAnsi"/>
          <w:sz w:val="24"/>
          <w:szCs w:val="24"/>
          <w:lang w:eastAsia="fr-BE"/>
          <w:rPrChange w:id="9" w:author="Gitu, Paula (DAD)" w:date="2024-10-08T14:22:00Z">
            <w:rPr>
              <w:ins w:id="10" w:author="Stefanie Vandevijvere" w:date="2024-09-29T09:40:00Z"/>
              <w:rFonts w:ascii="Times New Roman" w:eastAsia="Times New Roman" w:hAnsi="Times New Roman" w:cs="Times New Roman"/>
              <w:sz w:val="24"/>
              <w:szCs w:val="24"/>
              <w:lang w:eastAsia="fr-BE"/>
            </w:rPr>
          </w:rPrChange>
        </w:rPr>
      </w:pPr>
      <w:ins w:id="11" w:author="Stefanie Vandevijvere" w:date="2024-09-29T09:40:00Z">
        <w:r w:rsidRPr="00C71C9A">
          <w:rPr>
            <w:rFonts w:eastAsia="Times New Roman" w:cstheme="minorHAnsi"/>
            <w:b/>
            <w:bCs/>
            <w:sz w:val="24"/>
            <w:szCs w:val="24"/>
            <w:lang w:val="en-US" w:eastAsia="fr-BE"/>
            <w:rPrChange w:id="12"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13" w:author="Gitu, Paula (DAD)" w:date="2024-10-08T14:22:00Z">
              <w:rPr>
                <w:rFonts w:ascii="Times New Roman" w:eastAsia="Times New Roman" w:hAnsi="Times New Roman" w:cs="Times New Roman"/>
                <w:sz w:val="24"/>
                <w:szCs w:val="24"/>
                <w:lang w:val="en-US" w:eastAsia="fr-BE"/>
              </w:rPr>
            </w:rPrChange>
          </w:rPr>
          <w:t xml:space="preserve">: Promotions where consumers enter to win prizes by completing specific actions, often requiring purchase or engagement. </w:t>
        </w:r>
        <w:proofErr w:type="spellStart"/>
        <w:proofErr w:type="gramStart"/>
        <w:r w:rsidRPr="00C71C9A">
          <w:rPr>
            <w:rFonts w:eastAsia="Times New Roman" w:cstheme="minorHAnsi"/>
            <w:b/>
            <w:bCs/>
            <w:sz w:val="24"/>
            <w:szCs w:val="24"/>
            <w:lang w:eastAsia="fr-BE"/>
            <w:rPrChange w:id="14"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15" w:author="Gitu, Paula (DAD)" w:date="2024-10-08T14:22:00Z">
              <w:rPr>
                <w:rFonts w:ascii="Times New Roman" w:eastAsia="Times New Roman" w:hAnsi="Times New Roman" w:cs="Times New Roman"/>
                <w:sz w:val="24"/>
                <w:szCs w:val="24"/>
                <w:lang w:eastAsia="fr-BE"/>
              </w:rPr>
            </w:rPrChange>
          </w:rPr>
          <w:t>:</w:t>
        </w:r>
        <w:proofErr w:type="gramEnd"/>
      </w:ins>
    </w:p>
    <w:p w14:paraId="716BF413" w14:textId="77777777" w:rsidR="000873E6" w:rsidRPr="00C71C9A" w:rsidRDefault="000873E6" w:rsidP="000873E6">
      <w:pPr>
        <w:numPr>
          <w:ilvl w:val="0"/>
          <w:numId w:val="2"/>
        </w:numPr>
        <w:spacing w:before="100" w:beforeAutospacing="1" w:after="100" w:afterAutospacing="1" w:line="240" w:lineRule="auto"/>
        <w:rPr>
          <w:ins w:id="16" w:author="Stefanie Vandevijvere" w:date="2024-09-29T09:40:00Z"/>
          <w:rFonts w:eastAsia="Times New Roman" w:cstheme="minorHAnsi"/>
          <w:sz w:val="24"/>
          <w:szCs w:val="24"/>
          <w:lang w:val="en-US" w:eastAsia="fr-BE"/>
          <w:rPrChange w:id="17" w:author="Gitu, Paula (DAD)" w:date="2024-10-08T14:22:00Z">
            <w:rPr>
              <w:ins w:id="18" w:author="Stefanie Vandevijvere" w:date="2024-09-29T09:40:00Z"/>
              <w:rFonts w:ascii="Times New Roman" w:eastAsia="Times New Roman" w:hAnsi="Times New Roman" w:cs="Times New Roman"/>
              <w:sz w:val="24"/>
              <w:szCs w:val="24"/>
              <w:lang w:val="en-US" w:eastAsia="fr-BE"/>
            </w:rPr>
          </w:rPrChange>
        </w:rPr>
      </w:pPr>
      <w:ins w:id="19" w:author="Stefanie Vandevijvere" w:date="2024-09-29T09:40:00Z">
        <w:r w:rsidRPr="00C71C9A">
          <w:rPr>
            <w:rFonts w:eastAsia="Times New Roman" w:cstheme="minorHAnsi"/>
            <w:b/>
            <w:bCs/>
            <w:sz w:val="24"/>
            <w:szCs w:val="24"/>
            <w:lang w:val="en-US" w:eastAsia="fr-BE"/>
            <w:rPrChange w:id="20" w:author="Gitu, Paula (DAD)" w:date="2024-10-08T14:22:00Z">
              <w:rPr>
                <w:rFonts w:ascii="Times New Roman" w:eastAsia="Times New Roman" w:hAnsi="Times New Roman" w:cs="Times New Roman"/>
                <w:b/>
                <w:bCs/>
                <w:sz w:val="24"/>
                <w:szCs w:val="24"/>
                <w:lang w:val="en-US" w:eastAsia="fr-BE"/>
              </w:rPr>
            </w:rPrChange>
          </w:rPr>
          <w:t>"Win a Year’s Supply of Chocolate"</w:t>
        </w:r>
        <w:r w:rsidRPr="00C71C9A">
          <w:rPr>
            <w:rFonts w:eastAsia="Times New Roman" w:cstheme="minorHAnsi"/>
            <w:sz w:val="24"/>
            <w:szCs w:val="24"/>
            <w:lang w:val="en-US" w:eastAsia="fr-BE"/>
            <w:rPrChange w:id="21" w:author="Gitu, Paula (DAD)" w:date="2024-10-08T14:22:00Z">
              <w:rPr>
                <w:rFonts w:ascii="Times New Roman" w:eastAsia="Times New Roman" w:hAnsi="Times New Roman" w:cs="Times New Roman"/>
                <w:sz w:val="24"/>
                <w:szCs w:val="24"/>
                <w:lang w:val="en-US" w:eastAsia="fr-BE"/>
              </w:rPr>
            </w:rPrChange>
          </w:rPr>
          <w:t xml:space="preserve"> by purchasing certain brands, common in Belgian chocolate promotions.</w:t>
        </w:r>
      </w:ins>
    </w:p>
    <w:p w14:paraId="557F693F" w14:textId="77777777" w:rsidR="000873E6" w:rsidRPr="00C71C9A" w:rsidRDefault="000873E6" w:rsidP="000873E6">
      <w:pPr>
        <w:numPr>
          <w:ilvl w:val="0"/>
          <w:numId w:val="2"/>
        </w:numPr>
        <w:spacing w:before="100" w:beforeAutospacing="1" w:after="100" w:afterAutospacing="1" w:line="240" w:lineRule="auto"/>
        <w:rPr>
          <w:ins w:id="22" w:author="Stefanie Vandevijvere" w:date="2024-09-29T09:40:00Z"/>
          <w:rFonts w:eastAsia="Times New Roman" w:cstheme="minorHAnsi"/>
          <w:sz w:val="24"/>
          <w:szCs w:val="24"/>
          <w:lang w:val="en-US" w:eastAsia="fr-BE"/>
          <w:rPrChange w:id="23" w:author="Gitu, Paula (DAD)" w:date="2024-10-08T14:22:00Z">
            <w:rPr>
              <w:ins w:id="24" w:author="Stefanie Vandevijvere" w:date="2024-09-29T09:40:00Z"/>
              <w:rFonts w:ascii="Times New Roman" w:eastAsia="Times New Roman" w:hAnsi="Times New Roman" w:cs="Times New Roman"/>
              <w:sz w:val="24"/>
              <w:szCs w:val="24"/>
              <w:lang w:val="en-US" w:eastAsia="fr-BE"/>
            </w:rPr>
          </w:rPrChange>
        </w:rPr>
      </w:pPr>
      <w:ins w:id="25" w:author="Stefanie Vandevijvere" w:date="2024-09-29T09:40:00Z">
        <w:r w:rsidRPr="00C71C9A">
          <w:rPr>
            <w:rFonts w:eastAsia="Times New Roman" w:cstheme="minorHAnsi"/>
            <w:b/>
            <w:bCs/>
            <w:sz w:val="24"/>
            <w:szCs w:val="24"/>
            <w:lang w:val="en-US" w:eastAsia="fr-BE"/>
            <w:rPrChange w:id="26" w:author="Gitu, Paula (DAD)" w:date="2024-10-08T14:22:00Z">
              <w:rPr>
                <w:rFonts w:ascii="Times New Roman" w:eastAsia="Times New Roman" w:hAnsi="Times New Roman" w:cs="Times New Roman"/>
                <w:b/>
                <w:bCs/>
                <w:sz w:val="24"/>
                <w:szCs w:val="24"/>
                <w:lang w:val="en-US" w:eastAsia="fr-BE"/>
              </w:rPr>
            </w:rPrChange>
          </w:rPr>
          <w:t>Social media photo contests</w:t>
        </w:r>
        <w:r w:rsidRPr="00C71C9A">
          <w:rPr>
            <w:rFonts w:eastAsia="Times New Roman" w:cstheme="minorHAnsi"/>
            <w:sz w:val="24"/>
            <w:szCs w:val="24"/>
            <w:lang w:val="en-US" w:eastAsia="fr-BE"/>
            <w:rPrChange w:id="27" w:author="Gitu, Paula (DAD)" w:date="2024-10-08T14:22:00Z">
              <w:rPr>
                <w:rFonts w:ascii="Times New Roman" w:eastAsia="Times New Roman" w:hAnsi="Times New Roman" w:cs="Times New Roman"/>
                <w:sz w:val="24"/>
                <w:szCs w:val="24"/>
                <w:lang w:val="en-US" w:eastAsia="fr-BE"/>
              </w:rPr>
            </w:rPrChange>
          </w:rPr>
          <w:t xml:space="preserve"> encouraging participants to share pictures with a specific product to win a gift card or a themed experience.</w:t>
        </w:r>
      </w:ins>
    </w:p>
    <w:p w14:paraId="03495E1B" w14:textId="77777777" w:rsidR="000873E6" w:rsidRPr="00C71C9A" w:rsidRDefault="000873E6">
      <w:pPr>
        <w:rPr>
          <w:rFonts w:cstheme="minorHAnsi"/>
          <w:lang w:val="en-US"/>
        </w:rPr>
      </w:pPr>
    </w:p>
    <w:p w14:paraId="72623300" w14:textId="13F588E8" w:rsidR="003F594C" w:rsidRPr="00C71C9A" w:rsidRDefault="00602590">
      <w:pPr>
        <w:rPr>
          <w:ins w:id="28" w:author="Stefanie Vandevijvere" w:date="2024-09-29T09:40:00Z"/>
          <w:rFonts w:cstheme="minorHAnsi"/>
          <w:lang w:val="en-US"/>
        </w:rPr>
      </w:pPr>
      <w:r w:rsidRPr="00C71C9A">
        <w:rPr>
          <w:rFonts w:cstheme="minorHAnsi"/>
          <w:lang w:val="en-US"/>
        </w:rPr>
        <w:t xml:space="preserve">3= Pay 2 take 3 or other </w:t>
      </w:r>
    </w:p>
    <w:p w14:paraId="73CEBDFE" w14:textId="77777777" w:rsidR="000873E6" w:rsidRPr="00C71C9A" w:rsidRDefault="000873E6" w:rsidP="000873E6">
      <w:pPr>
        <w:spacing w:before="100" w:beforeAutospacing="1" w:after="100" w:afterAutospacing="1" w:line="240" w:lineRule="auto"/>
        <w:rPr>
          <w:ins w:id="29" w:author="Stefanie Vandevijvere" w:date="2024-09-29T09:40:00Z"/>
          <w:rFonts w:eastAsia="Times New Roman" w:cstheme="minorHAnsi"/>
          <w:sz w:val="24"/>
          <w:szCs w:val="24"/>
          <w:lang w:eastAsia="fr-BE"/>
          <w:rPrChange w:id="30" w:author="Gitu, Paula (DAD)" w:date="2024-10-08T14:22:00Z">
            <w:rPr>
              <w:ins w:id="31" w:author="Stefanie Vandevijvere" w:date="2024-09-29T09:40:00Z"/>
              <w:rFonts w:ascii="Times New Roman" w:eastAsia="Times New Roman" w:hAnsi="Times New Roman" w:cs="Times New Roman"/>
              <w:sz w:val="24"/>
              <w:szCs w:val="24"/>
              <w:lang w:eastAsia="fr-BE"/>
            </w:rPr>
          </w:rPrChange>
        </w:rPr>
      </w:pPr>
      <w:ins w:id="32" w:author="Stefanie Vandevijvere" w:date="2024-09-29T09:40:00Z">
        <w:r w:rsidRPr="00C71C9A">
          <w:rPr>
            <w:rFonts w:eastAsia="Times New Roman" w:cstheme="minorHAnsi"/>
            <w:b/>
            <w:bCs/>
            <w:sz w:val="24"/>
            <w:szCs w:val="24"/>
            <w:lang w:val="en-US" w:eastAsia="fr-BE"/>
            <w:rPrChange w:id="33"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34" w:author="Gitu, Paula (DAD)" w:date="2024-10-08T14:22:00Z">
              <w:rPr>
                <w:rFonts w:ascii="Times New Roman" w:eastAsia="Times New Roman" w:hAnsi="Times New Roman" w:cs="Times New Roman"/>
                <w:sz w:val="24"/>
                <w:szCs w:val="24"/>
                <w:lang w:val="en-US" w:eastAsia="fr-BE"/>
              </w:rPr>
            </w:rPrChange>
          </w:rPr>
          <w:t xml:space="preserve">: Offers that encourage bulk purchasing by providing extra products for a reduced price. </w:t>
        </w:r>
        <w:proofErr w:type="spellStart"/>
        <w:proofErr w:type="gramStart"/>
        <w:r w:rsidRPr="00C71C9A">
          <w:rPr>
            <w:rFonts w:eastAsia="Times New Roman" w:cstheme="minorHAnsi"/>
            <w:b/>
            <w:bCs/>
            <w:sz w:val="24"/>
            <w:szCs w:val="24"/>
            <w:lang w:eastAsia="fr-BE"/>
            <w:rPrChange w:id="35"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36" w:author="Gitu, Paula (DAD)" w:date="2024-10-08T14:22:00Z">
              <w:rPr>
                <w:rFonts w:ascii="Times New Roman" w:eastAsia="Times New Roman" w:hAnsi="Times New Roman" w:cs="Times New Roman"/>
                <w:sz w:val="24"/>
                <w:szCs w:val="24"/>
                <w:lang w:eastAsia="fr-BE"/>
              </w:rPr>
            </w:rPrChange>
          </w:rPr>
          <w:t>:</w:t>
        </w:r>
        <w:proofErr w:type="gramEnd"/>
      </w:ins>
    </w:p>
    <w:p w14:paraId="5D5BB19B" w14:textId="77777777" w:rsidR="000873E6" w:rsidRPr="00C71C9A" w:rsidRDefault="000873E6" w:rsidP="000873E6">
      <w:pPr>
        <w:numPr>
          <w:ilvl w:val="0"/>
          <w:numId w:val="3"/>
        </w:numPr>
        <w:spacing w:before="100" w:beforeAutospacing="1" w:after="100" w:afterAutospacing="1" w:line="240" w:lineRule="auto"/>
        <w:rPr>
          <w:ins w:id="37" w:author="Stefanie Vandevijvere" w:date="2024-09-29T09:40:00Z"/>
          <w:rFonts w:eastAsia="Times New Roman" w:cstheme="minorHAnsi"/>
          <w:sz w:val="24"/>
          <w:szCs w:val="24"/>
          <w:lang w:val="en-US" w:eastAsia="fr-BE"/>
          <w:rPrChange w:id="38" w:author="Gitu, Paula (DAD)" w:date="2024-10-08T14:22:00Z">
            <w:rPr>
              <w:ins w:id="39" w:author="Stefanie Vandevijvere" w:date="2024-09-29T09:40:00Z"/>
              <w:rFonts w:ascii="Times New Roman" w:eastAsia="Times New Roman" w:hAnsi="Times New Roman" w:cs="Times New Roman"/>
              <w:sz w:val="24"/>
              <w:szCs w:val="24"/>
              <w:lang w:val="en-US" w:eastAsia="fr-BE"/>
            </w:rPr>
          </w:rPrChange>
        </w:rPr>
      </w:pPr>
      <w:ins w:id="40" w:author="Stefanie Vandevijvere" w:date="2024-09-29T09:40:00Z">
        <w:r w:rsidRPr="00C71C9A">
          <w:rPr>
            <w:rFonts w:eastAsia="Times New Roman" w:cstheme="minorHAnsi"/>
            <w:b/>
            <w:bCs/>
            <w:sz w:val="24"/>
            <w:szCs w:val="24"/>
            <w:lang w:val="en-US" w:eastAsia="fr-BE"/>
            <w:rPrChange w:id="41" w:author="Gitu, Paula (DAD)" w:date="2024-10-08T14:22:00Z">
              <w:rPr>
                <w:rFonts w:ascii="Times New Roman" w:eastAsia="Times New Roman" w:hAnsi="Times New Roman" w:cs="Times New Roman"/>
                <w:b/>
                <w:bCs/>
                <w:sz w:val="24"/>
                <w:szCs w:val="24"/>
                <w:lang w:val="en-US" w:eastAsia="fr-BE"/>
              </w:rPr>
            </w:rPrChange>
          </w:rPr>
          <w:t>“Buy 2, Get 1 Free”</w:t>
        </w:r>
        <w:r w:rsidRPr="00C71C9A">
          <w:rPr>
            <w:rFonts w:eastAsia="Times New Roman" w:cstheme="minorHAnsi"/>
            <w:sz w:val="24"/>
            <w:szCs w:val="24"/>
            <w:lang w:val="en-US" w:eastAsia="fr-BE"/>
            <w:rPrChange w:id="42" w:author="Gitu, Paula (DAD)" w:date="2024-10-08T14:22:00Z">
              <w:rPr>
                <w:rFonts w:ascii="Times New Roman" w:eastAsia="Times New Roman" w:hAnsi="Times New Roman" w:cs="Times New Roman"/>
                <w:sz w:val="24"/>
                <w:szCs w:val="24"/>
                <w:lang w:val="en-US" w:eastAsia="fr-BE"/>
              </w:rPr>
            </w:rPrChange>
          </w:rPr>
          <w:t xml:space="preserve"> on popular local snacks, such as </w:t>
        </w:r>
        <w:proofErr w:type="spellStart"/>
        <w:r w:rsidRPr="00C71C9A">
          <w:rPr>
            <w:rFonts w:eastAsia="Times New Roman" w:cstheme="minorHAnsi"/>
            <w:sz w:val="24"/>
            <w:szCs w:val="24"/>
            <w:lang w:val="en-US" w:eastAsia="fr-BE"/>
            <w:rPrChange w:id="43" w:author="Gitu, Paula (DAD)" w:date="2024-10-08T14:22:00Z">
              <w:rPr>
                <w:rFonts w:ascii="Times New Roman" w:eastAsia="Times New Roman" w:hAnsi="Times New Roman" w:cs="Times New Roman"/>
                <w:sz w:val="24"/>
                <w:szCs w:val="24"/>
                <w:lang w:val="en-US" w:eastAsia="fr-BE"/>
              </w:rPr>
            </w:rPrChange>
          </w:rPr>
          <w:t>speculoos</w:t>
        </w:r>
        <w:proofErr w:type="spellEnd"/>
        <w:r w:rsidRPr="00C71C9A">
          <w:rPr>
            <w:rFonts w:eastAsia="Times New Roman" w:cstheme="minorHAnsi"/>
            <w:sz w:val="24"/>
            <w:szCs w:val="24"/>
            <w:lang w:val="en-US" w:eastAsia="fr-BE"/>
            <w:rPrChange w:id="44" w:author="Gitu, Paula (DAD)" w:date="2024-10-08T14:22:00Z">
              <w:rPr>
                <w:rFonts w:ascii="Times New Roman" w:eastAsia="Times New Roman" w:hAnsi="Times New Roman" w:cs="Times New Roman"/>
                <w:sz w:val="24"/>
                <w:szCs w:val="24"/>
                <w:lang w:val="en-US" w:eastAsia="fr-BE"/>
              </w:rPr>
            </w:rPrChange>
          </w:rPr>
          <w:t xml:space="preserve"> cookies or Dutch licorice.</w:t>
        </w:r>
      </w:ins>
    </w:p>
    <w:p w14:paraId="21B97CB9" w14:textId="77777777" w:rsidR="000873E6" w:rsidRPr="00C71C9A" w:rsidRDefault="000873E6" w:rsidP="000873E6">
      <w:pPr>
        <w:numPr>
          <w:ilvl w:val="0"/>
          <w:numId w:val="3"/>
        </w:numPr>
        <w:spacing w:before="100" w:beforeAutospacing="1" w:after="100" w:afterAutospacing="1" w:line="240" w:lineRule="auto"/>
        <w:rPr>
          <w:ins w:id="45" w:author="Stefanie Vandevijvere" w:date="2024-09-29T09:40:00Z"/>
          <w:rFonts w:eastAsia="Times New Roman" w:cstheme="minorHAnsi"/>
          <w:sz w:val="24"/>
          <w:szCs w:val="24"/>
          <w:lang w:val="en-US" w:eastAsia="fr-BE"/>
          <w:rPrChange w:id="46" w:author="Gitu, Paula (DAD)" w:date="2024-10-08T14:22:00Z">
            <w:rPr>
              <w:ins w:id="47" w:author="Stefanie Vandevijvere" w:date="2024-09-29T09:40:00Z"/>
              <w:rFonts w:ascii="Times New Roman" w:eastAsia="Times New Roman" w:hAnsi="Times New Roman" w:cs="Times New Roman"/>
              <w:sz w:val="24"/>
              <w:szCs w:val="24"/>
              <w:lang w:val="en-US" w:eastAsia="fr-BE"/>
            </w:rPr>
          </w:rPrChange>
        </w:rPr>
      </w:pPr>
      <w:ins w:id="48" w:author="Stefanie Vandevijvere" w:date="2024-09-29T09:40:00Z">
        <w:r w:rsidRPr="00C71C9A">
          <w:rPr>
            <w:rFonts w:eastAsia="Times New Roman" w:cstheme="minorHAnsi"/>
            <w:b/>
            <w:bCs/>
            <w:sz w:val="24"/>
            <w:szCs w:val="24"/>
            <w:lang w:val="en-US" w:eastAsia="fr-BE"/>
            <w:rPrChange w:id="49" w:author="Gitu, Paula (DAD)" w:date="2024-10-08T14:22:00Z">
              <w:rPr>
                <w:rFonts w:ascii="Times New Roman" w:eastAsia="Times New Roman" w:hAnsi="Times New Roman" w:cs="Times New Roman"/>
                <w:b/>
                <w:bCs/>
                <w:sz w:val="24"/>
                <w:szCs w:val="24"/>
                <w:lang w:val="en-US" w:eastAsia="fr-BE"/>
              </w:rPr>
            </w:rPrChange>
          </w:rPr>
          <w:lastRenderedPageBreak/>
          <w:t>“Take 3 for the Price of 2”</w:t>
        </w:r>
        <w:r w:rsidRPr="00C71C9A">
          <w:rPr>
            <w:rFonts w:eastAsia="Times New Roman" w:cstheme="minorHAnsi"/>
            <w:sz w:val="24"/>
            <w:szCs w:val="24"/>
            <w:lang w:val="en-US" w:eastAsia="fr-BE"/>
            <w:rPrChange w:id="50" w:author="Gitu, Paula (DAD)" w:date="2024-10-08T14:22:00Z">
              <w:rPr>
                <w:rFonts w:ascii="Times New Roman" w:eastAsia="Times New Roman" w:hAnsi="Times New Roman" w:cs="Times New Roman"/>
                <w:sz w:val="24"/>
                <w:szCs w:val="24"/>
                <w:lang w:val="en-US" w:eastAsia="fr-BE"/>
              </w:rPr>
            </w:rPrChange>
          </w:rPr>
          <w:t xml:space="preserve"> on beverages in supermarkets, like locally brewed beers.</w:t>
        </w:r>
      </w:ins>
    </w:p>
    <w:p w14:paraId="4D91D8CA" w14:textId="77777777" w:rsidR="000873E6" w:rsidRPr="00C71C9A" w:rsidRDefault="000873E6">
      <w:pPr>
        <w:rPr>
          <w:rFonts w:cstheme="minorHAnsi"/>
          <w:lang w:val="en-US"/>
        </w:rPr>
      </w:pPr>
    </w:p>
    <w:p w14:paraId="3555ACAE" w14:textId="63F290E2" w:rsidR="003F594C" w:rsidRPr="00C71C9A" w:rsidRDefault="00602590">
      <w:pPr>
        <w:rPr>
          <w:ins w:id="51" w:author="Stefanie Vandevijvere" w:date="2024-09-29T09:40:00Z"/>
          <w:rFonts w:cstheme="minorHAnsi"/>
          <w:lang w:val="en-US"/>
        </w:rPr>
      </w:pPr>
      <w:r w:rsidRPr="00C71C9A">
        <w:rPr>
          <w:rFonts w:cstheme="minorHAnsi"/>
          <w:lang w:val="en-US"/>
        </w:rPr>
        <w:t xml:space="preserve">4= 20% extra or other </w:t>
      </w:r>
    </w:p>
    <w:p w14:paraId="65A0BD66" w14:textId="77777777" w:rsidR="000873E6" w:rsidRPr="00C71C9A" w:rsidRDefault="000873E6" w:rsidP="000873E6">
      <w:pPr>
        <w:spacing w:before="100" w:beforeAutospacing="1" w:after="100" w:afterAutospacing="1" w:line="240" w:lineRule="auto"/>
        <w:rPr>
          <w:ins w:id="52" w:author="Stefanie Vandevijvere" w:date="2024-09-29T09:40:00Z"/>
          <w:rFonts w:eastAsia="Times New Roman" w:cstheme="minorHAnsi"/>
          <w:sz w:val="24"/>
          <w:szCs w:val="24"/>
          <w:lang w:eastAsia="fr-BE"/>
          <w:rPrChange w:id="53" w:author="Gitu, Paula (DAD)" w:date="2024-10-08T14:22:00Z">
            <w:rPr>
              <w:ins w:id="54" w:author="Stefanie Vandevijvere" w:date="2024-09-29T09:40:00Z"/>
              <w:rFonts w:ascii="Times New Roman" w:eastAsia="Times New Roman" w:hAnsi="Times New Roman" w:cs="Times New Roman"/>
              <w:sz w:val="24"/>
              <w:szCs w:val="24"/>
              <w:lang w:eastAsia="fr-BE"/>
            </w:rPr>
          </w:rPrChange>
        </w:rPr>
      </w:pPr>
      <w:ins w:id="55" w:author="Stefanie Vandevijvere" w:date="2024-09-29T09:40:00Z">
        <w:r w:rsidRPr="00C71C9A">
          <w:rPr>
            <w:rFonts w:eastAsia="Times New Roman" w:cstheme="minorHAnsi"/>
            <w:b/>
            <w:bCs/>
            <w:sz w:val="24"/>
            <w:szCs w:val="24"/>
            <w:lang w:val="en-US" w:eastAsia="fr-BE"/>
            <w:rPrChange w:id="56"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57" w:author="Gitu, Paula (DAD)" w:date="2024-10-08T14:22:00Z">
              <w:rPr>
                <w:rFonts w:ascii="Times New Roman" w:eastAsia="Times New Roman" w:hAnsi="Times New Roman" w:cs="Times New Roman"/>
                <w:sz w:val="24"/>
                <w:szCs w:val="24"/>
                <w:lang w:val="en-US" w:eastAsia="fr-BE"/>
              </w:rPr>
            </w:rPrChange>
          </w:rPr>
          <w:t xml:space="preserve">: Promotions offering additional product quantity for the same price, enhancing perceived value. </w:t>
        </w:r>
        <w:proofErr w:type="spellStart"/>
        <w:proofErr w:type="gramStart"/>
        <w:r w:rsidRPr="00C71C9A">
          <w:rPr>
            <w:rFonts w:eastAsia="Times New Roman" w:cstheme="minorHAnsi"/>
            <w:b/>
            <w:bCs/>
            <w:sz w:val="24"/>
            <w:szCs w:val="24"/>
            <w:lang w:eastAsia="fr-BE"/>
            <w:rPrChange w:id="58"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59" w:author="Gitu, Paula (DAD)" w:date="2024-10-08T14:22:00Z">
              <w:rPr>
                <w:rFonts w:ascii="Times New Roman" w:eastAsia="Times New Roman" w:hAnsi="Times New Roman" w:cs="Times New Roman"/>
                <w:sz w:val="24"/>
                <w:szCs w:val="24"/>
                <w:lang w:eastAsia="fr-BE"/>
              </w:rPr>
            </w:rPrChange>
          </w:rPr>
          <w:t>:</w:t>
        </w:r>
        <w:proofErr w:type="gramEnd"/>
      </w:ins>
    </w:p>
    <w:p w14:paraId="628EDC9A" w14:textId="77777777" w:rsidR="000873E6" w:rsidRPr="00C71C9A" w:rsidRDefault="000873E6" w:rsidP="000873E6">
      <w:pPr>
        <w:numPr>
          <w:ilvl w:val="0"/>
          <w:numId w:val="4"/>
        </w:numPr>
        <w:spacing w:before="100" w:beforeAutospacing="1" w:after="100" w:afterAutospacing="1" w:line="240" w:lineRule="auto"/>
        <w:rPr>
          <w:ins w:id="60" w:author="Stefanie Vandevijvere" w:date="2024-09-29T09:40:00Z"/>
          <w:rFonts w:eastAsia="Times New Roman" w:cstheme="minorHAnsi"/>
          <w:sz w:val="24"/>
          <w:szCs w:val="24"/>
          <w:lang w:val="en-US" w:eastAsia="fr-BE"/>
          <w:rPrChange w:id="61" w:author="Gitu, Paula (DAD)" w:date="2024-10-08T14:22:00Z">
            <w:rPr>
              <w:ins w:id="62" w:author="Stefanie Vandevijvere" w:date="2024-09-29T09:40:00Z"/>
              <w:rFonts w:ascii="Times New Roman" w:eastAsia="Times New Roman" w:hAnsi="Times New Roman" w:cs="Times New Roman"/>
              <w:sz w:val="24"/>
              <w:szCs w:val="24"/>
              <w:lang w:val="en-US" w:eastAsia="fr-BE"/>
            </w:rPr>
          </w:rPrChange>
        </w:rPr>
      </w:pPr>
      <w:ins w:id="63" w:author="Stefanie Vandevijvere" w:date="2024-09-29T09:40:00Z">
        <w:r w:rsidRPr="00C71C9A">
          <w:rPr>
            <w:rFonts w:eastAsia="Times New Roman" w:cstheme="minorHAnsi"/>
            <w:b/>
            <w:bCs/>
            <w:sz w:val="24"/>
            <w:szCs w:val="24"/>
            <w:lang w:val="en-US" w:eastAsia="fr-BE"/>
            <w:rPrChange w:id="64" w:author="Gitu, Paula (DAD)" w:date="2024-10-08T14:22:00Z">
              <w:rPr>
                <w:rFonts w:ascii="Times New Roman" w:eastAsia="Times New Roman" w:hAnsi="Times New Roman" w:cs="Times New Roman"/>
                <w:b/>
                <w:bCs/>
                <w:sz w:val="24"/>
                <w:szCs w:val="24"/>
                <w:lang w:val="en-US" w:eastAsia="fr-BE"/>
              </w:rPr>
            </w:rPrChange>
          </w:rPr>
          <w:t>“20% More Fries for Free”</w:t>
        </w:r>
        <w:r w:rsidRPr="00C71C9A">
          <w:rPr>
            <w:rFonts w:eastAsia="Times New Roman" w:cstheme="minorHAnsi"/>
            <w:sz w:val="24"/>
            <w:szCs w:val="24"/>
            <w:lang w:val="en-US" w:eastAsia="fr-BE"/>
            <w:rPrChange w:id="65" w:author="Gitu, Paula (DAD)" w:date="2024-10-08T14:22:00Z">
              <w:rPr>
                <w:rFonts w:ascii="Times New Roman" w:eastAsia="Times New Roman" w:hAnsi="Times New Roman" w:cs="Times New Roman"/>
                <w:sz w:val="24"/>
                <w:szCs w:val="24"/>
                <w:lang w:val="en-US" w:eastAsia="fr-BE"/>
              </w:rPr>
            </w:rPrChange>
          </w:rPr>
          <w:t xml:space="preserve"> when purchasing a meal at a Belgian </w:t>
        </w:r>
        <w:proofErr w:type="spellStart"/>
        <w:r w:rsidRPr="00C71C9A">
          <w:rPr>
            <w:rFonts w:eastAsia="Times New Roman" w:cstheme="minorHAnsi"/>
            <w:sz w:val="24"/>
            <w:szCs w:val="24"/>
            <w:lang w:val="en-US" w:eastAsia="fr-BE"/>
            <w:rPrChange w:id="66" w:author="Gitu, Paula (DAD)" w:date="2024-10-08T14:22:00Z">
              <w:rPr>
                <w:rFonts w:ascii="Times New Roman" w:eastAsia="Times New Roman" w:hAnsi="Times New Roman" w:cs="Times New Roman"/>
                <w:sz w:val="24"/>
                <w:szCs w:val="24"/>
                <w:lang w:val="en-US" w:eastAsia="fr-BE"/>
              </w:rPr>
            </w:rPrChange>
          </w:rPr>
          <w:t>friterie</w:t>
        </w:r>
        <w:proofErr w:type="spellEnd"/>
        <w:r w:rsidRPr="00C71C9A">
          <w:rPr>
            <w:rFonts w:eastAsia="Times New Roman" w:cstheme="minorHAnsi"/>
            <w:sz w:val="24"/>
            <w:szCs w:val="24"/>
            <w:lang w:val="en-US" w:eastAsia="fr-BE"/>
            <w:rPrChange w:id="67" w:author="Gitu, Paula (DAD)" w:date="2024-10-08T14:22:00Z">
              <w:rPr>
                <w:rFonts w:ascii="Times New Roman" w:eastAsia="Times New Roman" w:hAnsi="Times New Roman" w:cs="Times New Roman"/>
                <w:sz w:val="24"/>
                <w:szCs w:val="24"/>
                <w:lang w:val="en-US" w:eastAsia="fr-BE"/>
              </w:rPr>
            </w:rPrChange>
          </w:rPr>
          <w:t>.</w:t>
        </w:r>
      </w:ins>
    </w:p>
    <w:p w14:paraId="1DB1FC07" w14:textId="77777777" w:rsidR="000873E6" w:rsidRPr="00C71C9A" w:rsidRDefault="000873E6" w:rsidP="000873E6">
      <w:pPr>
        <w:numPr>
          <w:ilvl w:val="0"/>
          <w:numId w:val="4"/>
        </w:numPr>
        <w:spacing w:before="100" w:beforeAutospacing="1" w:after="100" w:afterAutospacing="1" w:line="240" w:lineRule="auto"/>
        <w:rPr>
          <w:ins w:id="68" w:author="Stefanie Vandevijvere" w:date="2024-09-29T09:40:00Z"/>
          <w:rFonts w:eastAsia="Times New Roman" w:cstheme="minorHAnsi"/>
          <w:sz w:val="24"/>
          <w:szCs w:val="24"/>
          <w:lang w:val="en-US" w:eastAsia="fr-BE"/>
          <w:rPrChange w:id="69" w:author="Gitu, Paula (DAD)" w:date="2024-10-08T14:22:00Z">
            <w:rPr>
              <w:ins w:id="70" w:author="Stefanie Vandevijvere" w:date="2024-09-29T09:40:00Z"/>
              <w:rFonts w:ascii="Times New Roman" w:eastAsia="Times New Roman" w:hAnsi="Times New Roman" w:cs="Times New Roman"/>
              <w:sz w:val="24"/>
              <w:szCs w:val="24"/>
              <w:lang w:val="en-US" w:eastAsia="fr-BE"/>
            </w:rPr>
          </w:rPrChange>
        </w:rPr>
      </w:pPr>
      <w:ins w:id="71" w:author="Stefanie Vandevijvere" w:date="2024-09-29T09:40:00Z">
        <w:r w:rsidRPr="00C71C9A">
          <w:rPr>
            <w:rFonts w:eastAsia="Times New Roman" w:cstheme="minorHAnsi"/>
            <w:b/>
            <w:bCs/>
            <w:sz w:val="24"/>
            <w:szCs w:val="24"/>
            <w:lang w:val="en-US" w:eastAsia="fr-BE"/>
            <w:rPrChange w:id="72" w:author="Gitu, Paula (DAD)" w:date="2024-10-08T14:22:00Z">
              <w:rPr>
                <w:rFonts w:ascii="Times New Roman" w:eastAsia="Times New Roman" w:hAnsi="Times New Roman" w:cs="Times New Roman"/>
                <w:b/>
                <w:bCs/>
                <w:sz w:val="24"/>
                <w:szCs w:val="24"/>
                <w:lang w:val="en-US" w:eastAsia="fr-BE"/>
              </w:rPr>
            </w:rPrChange>
          </w:rPr>
          <w:t>“Buy One, Get 20% More Yogurt”</w:t>
        </w:r>
        <w:r w:rsidRPr="00C71C9A">
          <w:rPr>
            <w:rFonts w:eastAsia="Times New Roman" w:cstheme="minorHAnsi"/>
            <w:sz w:val="24"/>
            <w:szCs w:val="24"/>
            <w:lang w:val="en-US" w:eastAsia="fr-BE"/>
            <w:rPrChange w:id="73" w:author="Gitu, Paula (DAD)" w:date="2024-10-08T14:22:00Z">
              <w:rPr>
                <w:rFonts w:ascii="Times New Roman" w:eastAsia="Times New Roman" w:hAnsi="Times New Roman" w:cs="Times New Roman"/>
                <w:sz w:val="24"/>
                <w:szCs w:val="24"/>
                <w:lang w:val="en-US" w:eastAsia="fr-BE"/>
              </w:rPr>
            </w:rPrChange>
          </w:rPr>
          <w:t xml:space="preserve"> on dairy products in grocery stores.</w:t>
        </w:r>
      </w:ins>
    </w:p>
    <w:p w14:paraId="6BAD1979" w14:textId="77777777" w:rsidR="000873E6" w:rsidRPr="00C71C9A" w:rsidRDefault="000873E6">
      <w:pPr>
        <w:rPr>
          <w:rFonts w:cstheme="minorHAnsi"/>
          <w:lang w:val="en-US"/>
        </w:rPr>
      </w:pPr>
    </w:p>
    <w:p w14:paraId="3295956C" w14:textId="501E6A97" w:rsidR="003F594C" w:rsidRPr="00C71C9A" w:rsidRDefault="00602590">
      <w:pPr>
        <w:rPr>
          <w:ins w:id="74" w:author="Stefanie Vandevijvere" w:date="2024-09-29T09:41:00Z"/>
          <w:rFonts w:cstheme="minorHAnsi"/>
          <w:lang w:val="en-US"/>
        </w:rPr>
      </w:pPr>
      <w:r w:rsidRPr="00C71C9A">
        <w:rPr>
          <w:rFonts w:cstheme="minorHAnsi"/>
          <w:lang w:val="en-US"/>
        </w:rPr>
        <w:t xml:space="preserve">5= Limited edition </w:t>
      </w:r>
    </w:p>
    <w:p w14:paraId="56A4D502" w14:textId="77777777" w:rsidR="000873E6" w:rsidRPr="00C71C9A" w:rsidRDefault="000873E6" w:rsidP="000873E6">
      <w:pPr>
        <w:spacing w:before="100" w:beforeAutospacing="1" w:after="100" w:afterAutospacing="1" w:line="240" w:lineRule="auto"/>
        <w:rPr>
          <w:ins w:id="75" w:author="Stefanie Vandevijvere" w:date="2024-09-29T09:41:00Z"/>
          <w:rFonts w:eastAsia="Times New Roman" w:cstheme="minorHAnsi"/>
          <w:sz w:val="24"/>
          <w:szCs w:val="24"/>
          <w:lang w:eastAsia="fr-BE"/>
          <w:rPrChange w:id="76" w:author="Gitu, Paula (DAD)" w:date="2024-10-08T14:22:00Z">
            <w:rPr>
              <w:ins w:id="77" w:author="Stefanie Vandevijvere" w:date="2024-09-29T09:41:00Z"/>
              <w:rFonts w:ascii="Times New Roman" w:eastAsia="Times New Roman" w:hAnsi="Times New Roman" w:cs="Times New Roman"/>
              <w:sz w:val="24"/>
              <w:szCs w:val="24"/>
              <w:lang w:eastAsia="fr-BE"/>
            </w:rPr>
          </w:rPrChange>
        </w:rPr>
      </w:pPr>
      <w:ins w:id="78" w:author="Stefanie Vandevijvere" w:date="2024-09-29T09:41:00Z">
        <w:r w:rsidRPr="00C71C9A">
          <w:rPr>
            <w:rFonts w:eastAsia="Times New Roman" w:cstheme="minorHAnsi"/>
            <w:b/>
            <w:bCs/>
            <w:sz w:val="24"/>
            <w:szCs w:val="24"/>
            <w:lang w:val="en-US" w:eastAsia="fr-BE"/>
            <w:rPrChange w:id="79"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80" w:author="Gitu, Paula (DAD)" w:date="2024-10-08T14:22:00Z">
              <w:rPr>
                <w:rFonts w:ascii="Times New Roman" w:eastAsia="Times New Roman" w:hAnsi="Times New Roman" w:cs="Times New Roman"/>
                <w:sz w:val="24"/>
                <w:szCs w:val="24"/>
                <w:lang w:val="en-US" w:eastAsia="fr-BE"/>
              </w:rPr>
            </w:rPrChange>
          </w:rPr>
          <w:t xml:space="preserve">: Special products offered for a short time, creating urgency and exclusivity. </w:t>
        </w:r>
        <w:proofErr w:type="spellStart"/>
        <w:proofErr w:type="gramStart"/>
        <w:r w:rsidRPr="00C71C9A">
          <w:rPr>
            <w:rFonts w:eastAsia="Times New Roman" w:cstheme="minorHAnsi"/>
            <w:b/>
            <w:bCs/>
            <w:sz w:val="24"/>
            <w:szCs w:val="24"/>
            <w:lang w:eastAsia="fr-BE"/>
            <w:rPrChange w:id="81"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82" w:author="Gitu, Paula (DAD)" w:date="2024-10-08T14:22:00Z">
              <w:rPr>
                <w:rFonts w:ascii="Times New Roman" w:eastAsia="Times New Roman" w:hAnsi="Times New Roman" w:cs="Times New Roman"/>
                <w:sz w:val="24"/>
                <w:szCs w:val="24"/>
                <w:lang w:eastAsia="fr-BE"/>
              </w:rPr>
            </w:rPrChange>
          </w:rPr>
          <w:t>:</w:t>
        </w:r>
        <w:proofErr w:type="gramEnd"/>
      </w:ins>
    </w:p>
    <w:p w14:paraId="0C8C846C" w14:textId="77777777" w:rsidR="000873E6" w:rsidRPr="00C71C9A" w:rsidRDefault="000873E6" w:rsidP="000873E6">
      <w:pPr>
        <w:numPr>
          <w:ilvl w:val="0"/>
          <w:numId w:val="5"/>
        </w:numPr>
        <w:spacing w:before="100" w:beforeAutospacing="1" w:after="100" w:afterAutospacing="1" w:line="240" w:lineRule="auto"/>
        <w:rPr>
          <w:ins w:id="83" w:author="Stefanie Vandevijvere" w:date="2024-09-29T09:41:00Z"/>
          <w:rFonts w:eastAsia="Times New Roman" w:cstheme="minorHAnsi"/>
          <w:sz w:val="24"/>
          <w:szCs w:val="24"/>
          <w:lang w:val="en-US" w:eastAsia="fr-BE"/>
          <w:rPrChange w:id="84" w:author="Gitu, Paula (DAD)" w:date="2024-10-08T14:22:00Z">
            <w:rPr>
              <w:ins w:id="85" w:author="Stefanie Vandevijvere" w:date="2024-09-29T09:41:00Z"/>
              <w:rFonts w:ascii="Times New Roman" w:eastAsia="Times New Roman" w:hAnsi="Times New Roman" w:cs="Times New Roman"/>
              <w:sz w:val="24"/>
              <w:szCs w:val="24"/>
              <w:lang w:val="en-US" w:eastAsia="fr-BE"/>
            </w:rPr>
          </w:rPrChange>
        </w:rPr>
      </w:pPr>
      <w:ins w:id="86" w:author="Stefanie Vandevijvere" w:date="2024-09-29T09:41:00Z">
        <w:r w:rsidRPr="00C71C9A">
          <w:rPr>
            <w:rFonts w:eastAsia="Times New Roman" w:cstheme="minorHAnsi"/>
            <w:b/>
            <w:bCs/>
            <w:sz w:val="24"/>
            <w:szCs w:val="24"/>
            <w:lang w:val="en-US" w:eastAsia="fr-BE"/>
            <w:rPrChange w:id="87" w:author="Gitu, Paula (DAD)" w:date="2024-10-08T14:22:00Z">
              <w:rPr>
                <w:rFonts w:ascii="Times New Roman" w:eastAsia="Times New Roman" w:hAnsi="Times New Roman" w:cs="Times New Roman"/>
                <w:b/>
                <w:bCs/>
                <w:sz w:val="24"/>
                <w:szCs w:val="24"/>
                <w:lang w:val="en-US" w:eastAsia="fr-BE"/>
              </w:rPr>
            </w:rPrChange>
          </w:rPr>
          <w:t>Seasonal flavors</w:t>
        </w:r>
        <w:r w:rsidRPr="00C71C9A">
          <w:rPr>
            <w:rFonts w:eastAsia="Times New Roman" w:cstheme="minorHAnsi"/>
            <w:sz w:val="24"/>
            <w:szCs w:val="24"/>
            <w:lang w:val="en-US" w:eastAsia="fr-BE"/>
            <w:rPrChange w:id="88" w:author="Gitu, Paula (DAD)" w:date="2024-10-08T14:22:00Z">
              <w:rPr>
                <w:rFonts w:ascii="Times New Roman" w:eastAsia="Times New Roman" w:hAnsi="Times New Roman" w:cs="Times New Roman"/>
                <w:sz w:val="24"/>
                <w:szCs w:val="24"/>
                <w:lang w:val="en-US" w:eastAsia="fr-BE"/>
              </w:rPr>
            </w:rPrChange>
          </w:rPr>
          <w:t xml:space="preserve"> of Dutch </w:t>
        </w:r>
        <w:proofErr w:type="spellStart"/>
        <w:r w:rsidRPr="00C71C9A">
          <w:rPr>
            <w:rFonts w:eastAsia="Times New Roman" w:cstheme="minorHAnsi"/>
            <w:sz w:val="24"/>
            <w:szCs w:val="24"/>
            <w:lang w:val="en-US" w:eastAsia="fr-BE"/>
            <w:rPrChange w:id="89" w:author="Gitu, Paula (DAD)" w:date="2024-10-08T14:22:00Z">
              <w:rPr>
                <w:rFonts w:ascii="Times New Roman" w:eastAsia="Times New Roman" w:hAnsi="Times New Roman" w:cs="Times New Roman"/>
                <w:sz w:val="24"/>
                <w:szCs w:val="24"/>
                <w:lang w:val="en-US" w:eastAsia="fr-BE"/>
              </w:rPr>
            </w:rPrChange>
          </w:rPr>
          <w:t>stroopwafels</w:t>
        </w:r>
        <w:proofErr w:type="spellEnd"/>
        <w:r w:rsidRPr="00C71C9A">
          <w:rPr>
            <w:rFonts w:eastAsia="Times New Roman" w:cstheme="minorHAnsi"/>
            <w:sz w:val="24"/>
            <w:szCs w:val="24"/>
            <w:lang w:val="en-US" w:eastAsia="fr-BE"/>
            <w:rPrChange w:id="90" w:author="Gitu, Paula (DAD)" w:date="2024-10-08T14:22:00Z">
              <w:rPr>
                <w:rFonts w:ascii="Times New Roman" w:eastAsia="Times New Roman" w:hAnsi="Times New Roman" w:cs="Times New Roman"/>
                <w:sz w:val="24"/>
                <w:szCs w:val="24"/>
                <w:lang w:val="en-US" w:eastAsia="fr-BE"/>
              </w:rPr>
            </w:rPrChange>
          </w:rPr>
          <w:t xml:space="preserve"> available only during specific holidays or events.</w:t>
        </w:r>
      </w:ins>
    </w:p>
    <w:p w14:paraId="05C0DCC8" w14:textId="77777777" w:rsidR="000873E6" w:rsidRPr="00C71C9A" w:rsidRDefault="000873E6" w:rsidP="000873E6">
      <w:pPr>
        <w:numPr>
          <w:ilvl w:val="0"/>
          <w:numId w:val="5"/>
        </w:numPr>
        <w:spacing w:before="100" w:beforeAutospacing="1" w:after="100" w:afterAutospacing="1" w:line="240" w:lineRule="auto"/>
        <w:rPr>
          <w:ins w:id="91" w:author="Stefanie Vandevijvere" w:date="2024-09-29T09:41:00Z"/>
          <w:rFonts w:eastAsia="Times New Roman" w:cstheme="minorHAnsi"/>
          <w:sz w:val="24"/>
          <w:szCs w:val="24"/>
          <w:lang w:val="en-US" w:eastAsia="fr-BE"/>
          <w:rPrChange w:id="92" w:author="Gitu, Paula (DAD)" w:date="2024-10-08T14:22:00Z">
            <w:rPr>
              <w:ins w:id="93" w:author="Stefanie Vandevijvere" w:date="2024-09-29T09:41:00Z"/>
              <w:rFonts w:ascii="Times New Roman" w:eastAsia="Times New Roman" w:hAnsi="Times New Roman" w:cs="Times New Roman"/>
              <w:sz w:val="24"/>
              <w:szCs w:val="24"/>
              <w:lang w:val="en-US" w:eastAsia="fr-BE"/>
            </w:rPr>
          </w:rPrChange>
        </w:rPr>
      </w:pPr>
      <w:ins w:id="94" w:author="Stefanie Vandevijvere" w:date="2024-09-29T09:41:00Z">
        <w:r w:rsidRPr="00C71C9A">
          <w:rPr>
            <w:rFonts w:eastAsia="Times New Roman" w:cstheme="minorHAnsi"/>
            <w:b/>
            <w:bCs/>
            <w:sz w:val="24"/>
            <w:szCs w:val="24"/>
            <w:lang w:val="en-US" w:eastAsia="fr-BE"/>
            <w:rPrChange w:id="95" w:author="Gitu, Paula (DAD)" w:date="2024-10-08T14:22:00Z">
              <w:rPr>
                <w:rFonts w:ascii="Times New Roman" w:eastAsia="Times New Roman" w:hAnsi="Times New Roman" w:cs="Times New Roman"/>
                <w:b/>
                <w:bCs/>
                <w:sz w:val="24"/>
                <w:szCs w:val="24"/>
                <w:lang w:val="en-US" w:eastAsia="fr-BE"/>
              </w:rPr>
            </w:rPrChange>
          </w:rPr>
          <w:t>Limited edition Belgian beers</w:t>
        </w:r>
        <w:r w:rsidRPr="00C71C9A">
          <w:rPr>
            <w:rFonts w:eastAsia="Times New Roman" w:cstheme="minorHAnsi"/>
            <w:sz w:val="24"/>
            <w:szCs w:val="24"/>
            <w:lang w:val="en-US" w:eastAsia="fr-BE"/>
            <w:rPrChange w:id="96" w:author="Gitu, Paula (DAD)" w:date="2024-10-08T14:22:00Z">
              <w:rPr>
                <w:rFonts w:ascii="Times New Roman" w:eastAsia="Times New Roman" w:hAnsi="Times New Roman" w:cs="Times New Roman"/>
                <w:sz w:val="24"/>
                <w:szCs w:val="24"/>
                <w:lang w:val="en-US" w:eastAsia="fr-BE"/>
              </w:rPr>
            </w:rPrChange>
          </w:rPr>
          <w:t xml:space="preserve"> released for festivals, often with unique packaging and flavors.</w:t>
        </w:r>
      </w:ins>
    </w:p>
    <w:p w14:paraId="39EBF8B9" w14:textId="77777777" w:rsidR="000873E6" w:rsidRPr="00C71C9A" w:rsidRDefault="000873E6">
      <w:pPr>
        <w:rPr>
          <w:rFonts w:cstheme="minorHAnsi"/>
          <w:lang w:val="en-US"/>
        </w:rPr>
      </w:pPr>
    </w:p>
    <w:p w14:paraId="15454E00" w14:textId="52E2AB50" w:rsidR="003F594C" w:rsidRPr="00C71C9A" w:rsidRDefault="00602590">
      <w:pPr>
        <w:rPr>
          <w:ins w:id="97" w:author="Stefanie Vandevijvere" w:date="2024-09-29T09:41:00Z"/>
          <w:rFonts w:cstheme="minorHAnsi"/>
          <w:lang w:val="en-US"/>
        </w:rPr>
      </w:pPr>
      <w:r w:rsidRPr="00C71C9A">
        <w:rPr>
          <w:rFonts w:cstheme="minorHAnsi"/>
          <w:lang w:val="en-US"/>
        </w:rPr>
        <w:t xml:space="preserve">6= Social charity </w:t>
      </w:r>
    </w:p>
    <w:p w14:paraId="68A1F92F" w14:textId="77777777" w:rsidR="000873E6" w:rsidRPr="00C71C9A" w:rsidRDefault="000873E6" w:rsidP="000873E6">
      <w:pPr>
        <w:spacing w:before="100" w:beforeAutospacing="1" w:after="100" w:afterAutospacing="1" w:line="240" w:lineRule="auto"/>
        <w:rPr>
          <w:ins w:id="98" w:author="Stefanie Vandevijvere" w:date="2024-09-29T09:41:00Z"/>
          <w:rFonts w:eastAsia="Times New Roman" w:cstheme="minorHAnsi"/>
          <w:sz w:val="24"/>
          <w:szCs w:val="24"/>
          <w:lang w:eastAsia="fr-BE"/>
          <w:rPrChange w:id="99" w:author="Gitu, Paula (DAD)" w:date="2024-10-08T14:22:00Z">
            <w:rPr>
              <w:ins w:id="100" w:author="Stefanie Vandevijvere" w:date="2024-09-29T09:41:00Z"/>
              <w:rFonts w:ascii="Times New Roman" w:eastAsia="Times New Roman" w:hAnsi="Times New Roman" w:cs="Times New Roman"/>
              <w:sz w:val="24"/>
              <w:szCs w:val="24"/>
              <w:lang w:eastAsia="fr-BE"/>
            </w:rPr>
          </w:rPrChange>
        </w:rPr>
      </w:pPr>
      <w:ins w:id="101" w:author="Stefanie Vandevijvere" w:date="2024-09-29T09:41:00Z">
        <w:r w:rsidRPr="00C71C9A">
          <w:rPr>
            <w:rFonts w:eastAsia="Times New Roman" w:cstheme="minorHAnsi"/>
            <w:b/>
            <w:bCs/>
            <w:sz w:val="24"/>
            <w:szCs w:val="24"/>
            <w:lang w:val="en-US" w:eastAsia="fr-BE"/>
            <w:rPrChange w:id="102"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103" w:author="Gitu, Paula (DAD)" w:date="2024-10-08T14:22:00Z">
              <w:rPr>
                <w:rFonts w:ascii="Times New Roman" w:eastAsia="Times New Roman" w:hAnsi="Times New Roman" w:cs="Times New Roman"/>
                <w:sz w:val="24"/>
                <w:szCs w:val="24"/>
                <w:lang w:val="en-US" w:eastAsia="fr-BE"/>
              </w:rPr>
            </w:rPrChange>
          </w:rPr>
          <w:t xml:space="preserve">: Offers where a portion of proceeds goes to a charitable cause, appealing to socially conscious consumers. </w:t>
        </w:r>
        <w:proofErr w:type="spellStart"/>
        <w:proofErr w:type="gramStart"/>
        <w:r w:rsidRPr="00C71C9A">
          <w:rPr>
            <w:rFonts w:eastAsia="Times New Roman" w:cstheme="minorHAnsi"/>
            <w:b/>
            <w:bCs/>
            <w:sz w:val="24"/>
            <w:szCs w:val="24"/>
            <w:lang w:eastAsia="fr-BE"/>
            <w:rPrChange w:id="104"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105" w:author="Gitu, Paula (DAD)" w:date="2024-10-08T14:22:00Z">
              <w:rPr>
                <w:rFonts w:ascii="Times New Roman" w:eastAsia="Times New Roman" w:hAnsi="Times New Roman" w:cs="Times New Roman"/>
                <w:sz w:val="24"/>
                <w:szCs w:val="24"/>
                <w:lang w:eastAsia="fr-BE"/>
              </w:rPr>
            </w:rPrChange>
          </w:rPr>
          <w:t>:</w:t>
        </w:r>
        <w:proofErr w:type="gramEnd"/>
      </w:ins>
    </w:p>
    <w:p w14:paraId="28E16CB9" w14:textId="77777777" w:rsidR="000873E6" w:rsidRPr="00C71C9A" w:rsidRDefault="000873E6" w:rsidP="000873E6">
      <w:pPr>
        <w:numPr>
          <w:ilvl w:val="0"/>
          <w:numId w:val="6"/>
        </w:numPr>
        <w:spacing w:before="100" w:beforeAutospacing="1" w:after="100" w:afterAutospacing="1" w:line="240" w:lineRule="auto"/>
        <w:rPr>
          <w:ins w:id="106" w:author="Stefanie Vandevijvere" w:date="2024-09-29T09:41:00Z"/>
          <w:rFonts w:eastAsia="Times New Roman" w:cstheme="minorHAnsi"/>
          <w:sz w:val="24"/>
          <w:szCs w:val="24"/>
          <w:lang w:val="en-US" w:eastAsia="fr-BE"/>
          <w:rPrChange w:id="107" w:author="Gitu, Paula (DAD)" w:date="2024-10-08T14:22:00Z">
            <w:rPr>
              <w:ins w:id="108" w:author="Stefanie Vandevijvere" w:date="2024-09-29T09:41:00Z"/>
              <w:rFonts w:ascii="Times New Roman" w:eastAsia="Times New Roman" w:hAnsi="Times New Roman" w:cs="Times New Roman"/>
              <w:sz w:val="24"/>
              <w:szCs w:val="24"/>
              <w:lang w:val="en-US" w:eastAsia="fr-BE"/>
            </w:rPr>
          </w:rPrChange>
        </w:rPr>
      </w:pPr>
      <w:ins w:id="109" w:author="Stefanie Vandevijvere" w:date="2024-09-29T09:41:00Z">
        <w:r w:rsidRPr="00C71C9A">
          <w:rPr>
            <w:rFonts w:eastAsia="Times New Roman" w:cstheme="minorHAnsi"/>
            <w:b/>
            <w:bCs/>
            <w:sz w:val="24"/>
            <w:szCs w:val="24"/>
            <w:lang w:val="en-US" w:eastAsia="fr-BE"/>
            <w:rPrChange w:id="110" w:author="Gitu, Paula (DAD)" w:date="2024-10-08T14:22:00Z">
              <w:rPr>
                <w:rFonts w:ascii="Times New Roman" w:eastAsia="Times New Roman" w:hAnsi="Times New Roman" w:cs="Times New Roman"/>
                <w:b/>
                <w:bCs/>
                <w:sz w:val="24"/>
                <w:szCs w:val="24"/>
                <w:lang w:val="en-US" w:eastAsia="fr-BE"/>
              </w:rPr>
            </w:rPrChange>
          </w:rPr>
          <w:t>“Every Purchase Helps Local Farmers”</w:t>
        </w:r>
        <w:r w:rsidRPr="00C71C9A">
          <w:rPr>
            <w:rFonts w:eastAsia="Times New Roman" w:cstheme="minorHAnsi"/>
            <w:sz w:val="24"/>
            <w:szCs w:val="24"/>
            <w:lang w:val="en-US" w:eastAsia="fr-BE"/>
            <w:rPrChange w:id="111" w:author="Gitu, Paula (DAD)" w:date="2024-10-08T14:22:00Z">
              <w:rPr>
                <w:rFonts w:ascii="Times New Roman" w:eastAsia="Times New Roman" w:hAnsi="Times New Roman" w:cs="Times New Roman"/>
                <w:sz w:val="24"/>
                <w:szCs w:val="24"/>
                <w:lang w:val="en-US" w:eastAsia="fr-BE"/>
              </w:rPr>
            </w:rPrChange>
          </w:rPr>
          <w:t xml:space="preserve"> campaigns where part of the sales from certain products supports local agricultural initiatives.</w:t>
        </w:r>
      </w:ins>
    </w:p>
    <w:p w14:paraId="6B14CE38" w14:textId="77777777" w:rsidR="000873E6" w:rsidRPr="00C71C9A" w:rsidRDefault="000873E6" w:rsidP="000873E6">
      <w:pPr>
        <w:numPr>
          <w:ilvl w:val="0"/>
          <w:numId w:val="6"/>
        </w:numPr>
        <w:spacing w:before="100" w:beforeAutospacing="1" w:after="100" w:afterAutospacing="1" w:line="240" w:lineRule="auto"/>
        <w:rPr>
          <w:ins w:id="112" w:author="Stefanie Vandevijvere" w:date="2024-09-29T09:41:00Z"/>
          <w:rFonts w:eastAsia="Times New Roman" w:cstheme="minorHAnsi"/>
          <w:sz w:val="24"/>
          <w:szCs w:val="24"/>
          <w:lang w:val="en-US" w:eastAsia="fr-BE"/>
          <w:rPrChange w:id="113" w:author="Gitu, Paula (DAD)" w:date="2024-10-08T14:22:00Z">
            <w:rPr>
              <w:ins w:id="114" w:author="Stefanie Vandevijvere" w:date="2024-09-29T09:41:00Z"/>
              <w:rFonts w:ascii="Times New Roman" w:eastAsia="Times New Roman" w:hAnsi="Times New Roman" w:cs="Times New Roman"/>
              <w:sz w:val="24"/>
              <w:szCs w:val="24"/>
              <w:lang w:val="en-US" w:eastAsia="fr-BE"/>
            </w:rPr>
          </w:rPrChange>
        </w:rPr>
      </w:pPr>
      <w:ins w:id="115" w:author="Stefanie Vandevijvere" w:date="2024-09-29T09:41:00Z">
        <w:r w:rsidRPr="00C71C9A">
          <w:rPr>
            <w:rFonts w:eastAsia="Times New Roman" w:cstheme="minorHAnsi"/>
            <w:b/>
            <w:bCs/>
            <w:sz w:val="24"/>
            <w:szCs w:val="24"/>
            <w:lang w:val="en-US" w:eastAsia="fr-BE"/>
            <w:rPrChange w:id="116" w:author="Gitu, Paula (DAD)" w:date="2024-10-08T14:22:00Z">
              <w:rPr>
                <w:rFonts w:ascii="Times New Roman" w:eastAsia="Times New Roman" w:hAnsi="Times New Roman" w:cs="Times New Roman"/>
                <w:b/>
                <w:bCs/>
                <w:sz w:val="24"/>
                <w:szCs w:val="24"/>
                <w:lang w:val="en-US" w:eastAsia="fr-BE"/>
              </w:rPr>
            </w:rPrChange>
          </w:rPr>
          <w:t>Collaboration with charities</w:t>
        </w:r>
        <w:r w:rsidRPr="00C71C9A">
          <w:rPr>
            <w:rFonts w:eastAsia="Times New Roman" w:cstheme="minorHAnsi"/>
            <w:sz w:val="24"/>
            <w:szCs w:val="24"/>
            <w:lang w:val="en-US" w:eastAsia="fr-BE"/>
            <w:rPrChange w:id="117" w:author="Gitu, Paula (DAD)" w:date="2024-10-08T14:22:00Z">
              <w:rPr>
                <w:rFonts w:ascii="Times New Roman" w:eastAsia="Times New Roman" w:hAnsi="Times New Roman" w:cs="Times New Roman"/>
                <w:sz w:val="24"/>
                <w:szCs w:val="24"/>
                <w:lang w:val="en-US" w:eastAsia="fr-BE"/>
              </w:rPr>
            </w:rPrChange>
          </w:rPr>
          <w:t xml:space="preserve"> during events, such as a percentage of sales from a popular café going to a youth organization.</w:t>
        </w:r>
      </w:ins>
    </w:p>
    <w:p w14:paraId="5CD300EA" w14:textId="77777777" w:rsidR="000873E6" w:rsidRPr="00C71C9A" w:rsidRDefault="000873E6">
      <w:pPr>
        <w:rPr>
          <w:rFonts w:cstheme="minorHAnsi"/>
          <w:lang w:val="en-US"/>
        </w:rPr>
      </w:pPr>
    </w:p>
    <w:p w14:paraId="624873BD" w14:textId="18383275" w:rsidR="003F594C" w:rsidRPr="00C71C9A" w:rsidRDefault="00602590">
      <w:pPr>
        <w:rPr>
          <w:ins w:id="118" w:author="Stefanie Vandevijvere" w:date="2024-09-29T09:41:00Z"/>
          <w:rFonts w:cstheme="minorHAnsi"/>
          <w:lang w:val="en-US"/>
        </w:rPr>
      </w:pPr>
      <w:r w:rsidRPr="00C71C9A">
        <w:rPr>
          <w:rFonts w:cstheme="minorHAnsi"/>
          <w:lang w:val="en-US"/>
        </w:rPr>
        <w:t xml:space="preserve">7= Gift or collectable </w:t>
      </w:r>
    </w:p>
    <w:p w14:paraId="3B937401" w14:textId="77777777" w:rsidR="000873E6" w:rsidRPr="00C71C9A" w:rsidRDefault="000873E6" w:rsidP="000873E6">
      <w:pPr>
        <w:spacing w:before="100" w:beforeAutospacing="1" w:after="100" w:afterAutospacing="1" w:line="240" w:lineRule="auto"/>
        <w:rPr>
          <w:ins w:id="119" w:author="Stefanie Vandevijvere" w:date="2024-09-29T09:41:00Z"/>
          <w:rFonts w:eastAsia="Times New Roman" w:cstheme="minorHAnsi"/>
          <w:sz w:val="24"/>
          <w:szCs w:val="24"/>
          <w:lang w:eastAsia="fr-BE"/>
          <w:rPrChange w:id="120" w:author="Gitu, Paula (DAD)" w:date="2024-10-08T14:22:00Z">
            <w:rPr>
              <w:ins w:id="121" w:author="Stefanie Vandevijvere" w:date="2024-09-29T09:41:00Z"/>
              <w:rFonts w:ascii="Times New Roman" w:eastAsia="Times New Roman" w:hAnsi="Times New Roman" w:cs="Times New Roman"/>
              <w:sz w:val="24"/>
              <w:szCs w:val="24"/>
              <w:lang w:eastAsia="fr-BE"/>
            </w:rPr>
          </w:rPrChange>
        </w:rPr>
      </w:pPr>
      <w:ins w:id="122" w:author="Stefanie Vandevijvere" w:date="2024-09-29T09:41:00Z">
        <w:r w:rsidRPr="00C71C9A">
          <w:rPr>
            <w:rFonts w:eastAsia="Times New Roman" w:cstheme="minorHAnsi"/>
            <w:b/>
            <w:bCs/>
            <w:sz w:val="24"/>
            <w:szCs w:val="24"/>
            <w:lang w:val="en-US" w:eastAsia="fr-BE"/>
            <w:rPrChange w:id="123"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124" w:author="Gitu, Paula (DAD)" w:date="2024-10-08T14:22:00Z">
              <w:rPr>
                <w:rFonts w:ascii="Times New Roman" w:eastAsia="Times New Roman" w:hAnsi="Times New Roman" w:cs="Times New Roman"/>
                <w:sz w:val="24"/>
                <w:szCs w:val="24"/>
                <w:lang w:val="en-US" w:eastAsia="fr-BE"/>
              </w:rPr>
            </w:rPrChange>
          </w:rPr>
          <w:t xml:space="preserve">: Promotions that include free gifts or collectible items with purchases, encouraging repeat buys. </w:t>
        </w:r>
        <w:proofErr w:type="spellStart"/>
        <w:proofErr w:type="gramStart"/>
        <w:r w:rsidRPr="00C71C9A">
          <w:rPr>
            <w:rFonts w:eastAsia="Times New Roman" w:cstheme="minorHAnsi"/>
            <w:b/>
            <w:bCs/>
            <w:sz w:val="24"/>
            <w:szCs w:val="24"/>
            <w:lang w:eastAsia="fr-BE"/>
            <w:rPrChange w:id="125"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126" w:author="Gitu, Paula (DAD)" w:date="2024-10-08T14:22:00Z">
              <w:rPr>
                <w:rFonts w:ascii="Times New Roman" w:eastAsia="Times New Roman" w:hAnsi="Times New Roman" w:cs="Times New Roman"/>
                <w:sz w:val="24"/>
                <w:szCs w:val="24"/>
                <w:lang w:eastAsia="fr-BE"/>
              </w:rPr>
            </w:rPrChange>
          </w:rPr>
          <w:t>:</w:t>
        </w:r>
        <w:proofErr w:type="gramEnd"/>
      </w:ins>
    </w:p>
    <w:p w14:paraId="22D62EC5" w14:textId="77777777" w:rsidR="000873E6" w:rsidRPr="00C71C9A" w:rsidRDefault="000873E6" w:rsidP="000873E6">
      <w:pPr>
        <w:numPr>
          <w:ilvl w:val="0"/>
          <w:numId w:val="7"/>
        </w:numPr>
        <w:spacing w:before="100" w:beforeAutospacing="1" w:after="100" w:afterAutospacing="1" w:line="240" w:lineRule="auto"/>
        <w:rPr>
          <w:ins w:id="127" w:author="Stefanie Vandevijvere" w:date="2024-09-29T09:41:00Z"/>
          <w:rFonts w:eastAsia="Times New Roman" w:cstheme="minorHAnsi"/>
          <w:sz w:val="24"/>
          <w:szCs w:val="24"/>
          <w:lang w:val="en-US" w:eastAsia="fr-BE"/>
          <w:rPrChange w:id="128" w:author="Gitu, Paula (DAD)" w:date="2024-10-08T14:22:00Z">
            <w:rPr>
              <w:ins w:id="129" w:author="Stefanie Vandevijvere" w:date="2024-09-29T09:41:00Z"/>
              <w:rFonts w:ascii="Times New Roman" w:eastAsia="Times New Roman" w:hAnsi="Times New Roman" w:cs="Times New Roman"/>
              <w:sz w:val="24"/>
              <w:szCs w:val="24"/>
              <w:lang w:val="en-US" w:eastAsia="fr-BE"/>
            </w:rPr>
          </w:rPrChange>
        </w:rPr>
      </w:pPr>
      <w:ins w:id="130" w:author="Stefanie Vandevijvere" w:date="2024-09-29T09:41:00Z">
        <w:r w:rsidRPr="00C71C9A">
          <w:rPr>
            <w:rFonts w:eastAsia="Times New Roman" w:cstheme="minorHAnsi"/>
            <w:b/>
            <w:bCs/>
            <w:sz w:val="24"/>
            <w:szCs w:val="24"/>
            <w:lang w:val="en-US" w:eastAsia="fr-BE"/>
            <w:rPrChange w:id="131" w:author="Gitu, Paula (DAD)" w:date="2024-10-08T14:22:00Z">
              <w:rPr>
                <w:rFonts w:ascii="Times New Roman" w:eastAsia="Times New Roman" w:hAnsi="Times New Roman" w:cs="Times New Roman"/>
                <w:b/>
                <w:bCs/>
                <w:sz w:val="24"/>
                <w:szCs w:val="24"/>
                <w:lang w:val="en-US" w:eastAsia="fr-BE"/>
              </w:rPr>
            </w:rPrChange>
          </w:rPr>
          <w:t>Collectible cups</w:t>
        </w:r>
        <w:r w:rsidRPr="00C71C9A">
          <w:rPr>
            <w:rFonts w:eastAsia="Times New Roman" w:cstheme="minorHAnsi"/>
            <w:sz w:val="24"/>
            <w:szCs w:val="24"/>
            <w:lang w:val="en-US" w:eastAsia="fr-BE"/>
            <w:rPrChange w:id="132" w:author="Gitu, Paula (DAD)" w:date="2024-10-08T14:22:00Z">
              <w:rPr>
                <w:rFonts w:ascii="Times New Roman" w:eastAsia="Times New Roman" w:hAnsi="Times New Roman" w:cs="Times New Roman"/>
                <w:sz w:val="24"/>
                <w:szCs w:val="24"/>
                <w:lang w:val="en-US" w:eastAsia="fr-BE"/>
              </w:rPr>
            </w:rPrChange>
          </w:rPr>
          <w:t xml:space="preserve"> or plates offered with every purchase of a specific soft drink brand during summer promotions.</w:t>
        </w:r>
      </w:ins>
    </w:p>
    <w:p w14:paraId="0DCCFE55" w14:textId="77777777" w:rsidR="000873E6" w:rsidRPr="00C71C9A" w:rsidRDefault="000873E6" w:rsidP="000873E6">
      <w:pPr>
        <w:numPr>
          <w:ilvl w:val="0"/>
          <w:numId w:val="7"/>
        </w:numPr>
        <w:spacing w:before="100" w:beforeAutospacing="1" w:after="100" w:afterAutospacing="1" w:line="240" w:lineRule="auto"/>
        <w:rPr>
          <w:ins w:id="133" w:author="Stefanie Vandevijvere" w:date="2024-09-29T09:41:00Z"/>
          <w:rFonts w:eastAsia="Times New Roman" w:cstheme="minorHAnsi"/>
          <w:sz w:val="24"/>
          <w:szCs w:val="24"/>
          <w:lang w:val="en-US" w:eastAsia="fr-BE"/>
          <w:rPrChange w:id="134" w:author="Gitu, Paula (DAD)" w:date="2024-10-08T14:22:00Z">
            <w:rPr>
              <w:ins w:id="135" w:author="Stefanie Vandevijvere" w:date="2024-09-29T09:41:00Z"/>
              <w:rFonts w:ascii="Times New Roman" w:eastAsia="Times New Roman" w:hAnsi="Times New Roman" w:cs="Times New Roman"/>
              <w:sz w:val="24"/>
              <w:szCs w:val="24"/>
              <w:lang w:val="en-US" w:eastAsia="fr-BE"/>
            </w:rPr>
          </w:rPrChange>
        </w:rPr>
      </w:pPr>
      <w:proofErr w:type="gramStart"/>
      <w:ins w:id="136" w:author="Stefanie Vandevijvere" w:date="2024-09-29T09:41:00Z">
        <w:r w:rsidRPr="00C71C9A">
          <w:rPr>
            <w:rFonts w:eastAsia="Times New Roman" w:cstheme="minorHAnsi"/>
            <w:b/>
            <w:bCs/>
            <w:sz w:val="24"/>
            <w:szCs w:val="24"/>
            <w:lang w:val="en-US" w:eastAsia="fr-BE"/>
            <w:rPrChange w:id="137" w:author="Gitu, Paula (DAD)" w:date="2024-10-08T14:22:00Z">
              <w:rPr>
                <w:rFonts w:ascii="Times New Roman" w:eastAsia="Times New Roman" w:hAnsi="Times New Roman" w:cs="Times New Roman"/>
                <w:b/>
                <w:bCs/>
                <w:sz w:val="24"/>
                <w:szCs w:val="24"/>
                <w:lang w:val="en-US" w:eastAsia="fr-BE"/>
              </w:rPr>
            </w:rPrChange>
          </w:rPr>
          <w:t>Free gift</w:t>
        </w:r>
        <w:proofErr w:type="gramEnd"/>
        <w:r w:rsidRPr="00C71C9A">
          <w:rPr>
            <w:rFonts w:eastAsia="Times New Roman" w:cstheme="minorHAnsi"/>
            <w:b/>
            <w:bCs/>
            <w:sz w:val="24"/>
            <w:szCs w:val="24"/>
            <w:lang w:val="en-US" w:eastAsia="fr-BE"/>
            <w:rPrChange w:id="138" w:author="Gitu, Paula (DAD)" w:date="2024-10-08T14:22:00Z">
              <w:rPr>
                <w:rFonts w:ascii="Times New Roman" w:eastAsia="Times New Roman" w:hAnsi="Times New Roman" w:cs="Times New Roman"/>
                <w:b/>
                <w:bCs/>
                <w:sz w:val="24"/>
                <w:szCs w:val="24"/>
                <w:lang w:val="en-US" w:eastAsia="fr-BE"/>
              </w:rPr>
            </w:rPrChange>
          </w:rPr>
          <w:t xml:space="preserve"> with purchase</w:t>
        </w:r>
        <w:r w:rsidRPr="00C71C9A">
          <w:rPr>
            <w:rFonts w:eastAsia="Times New Roman" w:cstheme="minorHAnsi"/>
            <w:sz w:val="24"/>
            <w:szCs w:val="24"/>
            <w:lang w:val="en-US" w:eastAsia="fr-BE"/>
            <w:rPrChange w:id="139" w:author="Gitu, Paula (DAD)" w:date="2024-10-08T14:22:00Z">
              <w:rPr>
                <w:rFonts w:ascii="Times New Roman" w:eastAsia="Times New Roman" w:hAnsi="Times New Roman" w:cs="Times New Roman"/>
                <w:sz w:val="24"/>
                <w:szCs w:val="24"/>
                <w:lang w:val="en-US" w:eastAsia="fr-BE"/>
              </w:rPr>
            </w:rPrChange>
          </w:rPr>
          <w:t xml:space="preserve"> campaigns for beauty products, common in Dutch retail stores, where buying a certain amount grants a beauty sample or accessory.</w:t>
        </w:r>
      </w:ins>
    </w:p>
    <w:p w14:paraId="3EF46C93" w14:textId="77777777" w:rsidR="000873E6" w:rsidRPr="00C71C9A" w:rsidRDefault="000873E6">
      <w:pPr>
        <w:rPr>
          <w:rFonts w:cstheme="minorHAnsi"/>
          <w:lang w:val="en-US"/>
        </w:rPr>
      </w:pPr>
    </w:p>
    <w:p w14:paraId="0E17FCA1" w14:textId="0C45B04A" w:rsidR="003F594C" w:rsidRPr="00C71C9A" w:rsidRDefault="00602590">
      <w:pPr>
        <w:rPr>
          <w:ins w:id="140" w:author="Stefanie Vandevijvere" w:date="2024-09-29T09:41:00Z"/>
          <w:rFonts w:cstheme="minorHAnsi"/>
          <w:lang w:val="en-US"/>
        </w:rPr>
      </w:pPr>
      <w:r w:rsidRPr="00C71C9A">
        <w:rPr>
          <w:rFonts w:cstheme="minorHAnsi"/>
          <w:lang w:val="en-US"/>
        </w:rPr>
        <w:lastRenderedPageBreak/>
        <w:t xml:space="preserve">8= Price discount </w:t>
      </w:r>
    </w:p>
    <w:p w14:paraId="06E88140" w14:textId="77777777" w:rsidR="000873E6" w:rsidRPr="00C71C9A" w:rsidRDefault="000873E6" w:rsidP="000873E6">
      <w:pPr>
        <w:spacing w:before="100" w:beforeAutospacing="1" w:after="100" w:afterAutospacing="1" w:line="240" w:lineRule="auto"/>
        <w:rPr>
          <w:ins w:id="141" w:author="Stefanie Vandevijvere" w:date="2024-09-29T09:41:00Z"/>
          <w:rFonts w:eastAsia="Times New Roman" w:cstheme="minorHAnsi"/>
          <w:sz w:val="24"/>
          <w:szCs w:val="24"/>
          <w:lang w:eastAsia="fr-BE"/>
          <w:rPrChange w:id="142" w:author="Gitu, Paula (DAD)" w:date="2024-10-08T14:22:00Z">
            <w:rPr>
              <w:ins w:id="143" w:author="Stefanie Vandevijvere" w:date="2024-09-29T09:41:00Z"/>
              <w:rFonts w:ascii="Times New Roman" w:eastAsia="Times New Roman" w:hAnsi="Times New Roman" w:cs="Times New Roman"/>
              <w:sz w:val="24"/>
              <w:szCs w:val="24"/>
              <w:lang w:eastAsia="fr-BE"/>
            </w:rPr>
          </w:rPrChange>
        </w:rPr>
      </w:pPr>
      <w:ins w:id="144" w:author="Stefanie Vandevijvere" w:date="2024-09-29T09:41:00Z">
        <w:r w:rsidRPr="00C71C9A">
          <w:rPr>
            <w:rFonts w:eastAsia="Times New Roman" w:cstheme="minorHAnsi"/>
            <w:b/>
            <w:bCs/>
            <w:sz w:val="24"/>
            <w:szCs w:val="24"/>
            <w:lang w:val="en-US" w:eastAsia="fr-BE"/>
            <w:rPrChange w:id="145"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146" w:author="Gitu, Paula (DAD)" w:date="2024-10-08T14:22:00Z">
              <w:rPr>
                <w:rFonts w:ascii="Times New Roman" w:eastAsia="Times New Roman" w:hAnsi="Times New Roman" w:cs="Times New Roman"/>
                <w:sz w:val="24"/>
                <w:szCs w:val="24"/>
                <w:lang w:val="en-US" w:eastAsia="fr-BE"/>
              </w:rPr>
            </w:rPrChange>
          </w:rPr>
          <w:t xml:space="preserve">: Direct reductions in the selling price of products, making them more attractive to consumers. </w:t>
        </w:r>
        <w:proofErr w:type="spellStart"/>
        <w:proofErr w:type="gramStart"/>
        <w:r w:rsidRPr="00C71C9A">
          <w:rPr>
            <w:rFonts w:eastAsia="Times New Roman" w:cstheme="minorHAnsi"/>
            <w:b/>
            <w:bCs/>
            <w:sz w:val="24"/>
            <w:szCs w:val="24"/>
            <w:lang w:eastAsia="fr-BE"/>
            <w:rPrChange w:id="147"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148" w:author="Gitu, Paula (DAD)" w:date="2024-10-08T14:22:00Z">
              <w:rPr>
                <w:rFonts w:ascii="Times New Roman" w:eastAsia="Times New Roman" w:hAnsi="Times New Roman" w:cs="Times New Roman"/>
                <w:sz w:val="24"/>
                <w:szCs w:val="24"/>
                <w:lang w:eastAsia="fr-BE"/>
              </w:rPr>
            </w:rPrChange>
          </w:rPr>
          <w:t>:</w:t>
        </w:r>
        <w:proofErr w:type="gramEnd"/>
      </w:ins>
    </w:p>
    <w:p w14:paraId="20B31765" w14:textId="77777777" w:rsidR="000873E6" w:rsidRPr="00C71C9A" w:rsidRDefault="000873E6" w:rsidP="000873E6">
      <w:pPr>
        <w:numPr>
          <w:ilvl w:val="0"/>
          <w:numId w:val="8"/>
        </w:numPr>
        <w:spacing w:before="100" w:beforeAutospacing="1" w:after="100" w:afterAutospacing="1" w:line="240" w:lineRule="auto"/>
        <w:rPr>
          <w:ins w:id="149" w:author="Stefanie Vandevijvere" w:date="2024-09-29T09:41:00Z"/>
          <w:rFonts w:eastAsia="Times New Roman" w:cstheme="minorHAnsi"/>
          <w:sz w:val="24"/>
          <w:szCs w:val="24"/>
          <w:lang w:val="en-US" w:eastAsia="fr-BE"/>
          <w:rPrChange w:id="150" w:author="Gitu, Paula (DAD)" w:date="2024-10-08T14:22:00Z">
            <w:rPr>
              <w:ins w:id="151" w:author="Stefanie Vandevijvere" w:date="2024-09-29T09:41:00Z"/>
              <w:rFonts w:ascii="Times New Roman" w:eastAsia="Times New Roman" w:hAnsi="Times New Roman" w:cs="Times New Roman"/>
              <w:sz w:val="24"/>
              <w:szCs w:val="24"/>
              <w:lang w:val="en-US" w:eastAsia="fr-BE"/>
            </w:rPr>
          </w:rPrChange>
        </w:rPr>
      </w:pPr>
      <w:ins w:id="152" w:author="Stefanie Vandevijvere" w:date="2024-09-29T09:41:00Z">
        <w:r w:rsidRPr="00C71C9A">
          <w:rPr>
            <w:rFonts w:eastAsia="Times New Roman" w:cstheme="minorHAnsi"/>
            <w:b/>
            <w:bCs/>
            <w:sz w:val="24"/>
            <w:szCs w:val="24"/>
            <w:lang w:val="en-US" w:eastAsia="fr-BE"/>
            <w:rPrChange w:id="153" w:author="Gitu, Paula (DAD)" w:date="2024-10-08T14:22:00Z">
              <w:rPr>
                <w:rFonts w:ascii="Times New Roman" w:eastAsia="Times New Roman" w:hAnsi="Times New Roman" w:cs="Times New Roman"/>
                <w:b/>
                <w:bCs/>
                <w:sz w:val="24"/>
                <w:szCs w:val="24"/>
                <w:lang w:val="en-US" w:eastAsia="fr-BE"/>
              </w:rPr>
            </w:rPrChange>
          </w:rPr>
          <w:t>“€1 Off Any Product”</w:t>
        </w:r>
        <w:r w:rsidRPr="00C71C9A">
          <w:rPr>
            <w:rFonts w:eastAsia="Times New Roman" w:cstheme="minorHAnsi"/>
            <w:sz w:val="24"/>
            <w:szCs w:val="24"/>
            <w:lang w:val="en-US" w:eastAsia="fr-BE"/>
            <w:rPrChange w:id="154" w:author="Gitu, Paula (DAD)" w:date="2024-10-08T14:22:00Z">
              <w:rPr>
                <w:rFonts w:ascii="Times New Roman" w:eastAsia="Times New Roman" w:hAnsi="Times New Roman" w:cs="Times New Roman"/>
                <w:sz w:val="24"/>
                <w:szCs w:val="24"/>
                <w:lang w:val="en-US" w:eastAsia="fr-BE"/>
              </w:rPr>
            </w:rPrChange>
          </w:rPr>
          <w:t xml:space="preserve"> discounts in grocery stores during sales periods.</w:t>
        </w:r>
      </w:ins>
    </w:p>
    <w:p w14:paraId="11953870" w14:textId="77777777" w:rsidR="000873E6" w:rsidRPr="00C71C9A" w:rsidRDefault="000873E6" w:rsidP="000873E6">
      <w:pPr>
        <w:numPr>
          <w:ilvl w:val="0"/>
          <w:numId w:val="8"/>
        </w:numPr>
        <w:spacing w:before="100" w:beforeAutospacing="1" w:after="100" w:afterAutospacing="1" w:line="240" w:lineRule="auto"/>
        <w:rPr>
          <w:ins w:id="155" w:author="Stefanie Vandevijvere" w:date="2024-09-29T09:41:00Z"/>
          <w:rFonts w:eastAsia="Times New Roman" w:cstheme="minorHAnsi"/>
          <w:sz w:val="24"/>
          <w:szCs w:val="24"/>
          <w:lang w:val="en-US" w:eastAsia="fr-BE"/>
          <w:rPrChange w:id="156" w:author="Gitu, Paula (DAD)" w:date="2024-10-08T14:22:00Z">
            <w:rPr>
              <w:ins w:id="157" w:author="Stefanie Vandevijvere" w:date="2024-09-29T09:41:00Z"/>
              <w:rFonts w:ascii="Times New Roman" w:eastAsia="Times New Roman" w:hAnsi="Times New Roman" w:cs="Times New Roman"/>
              <w:sz w:val="24"/>
              <w:szCs w:val="24"/>
              <w:lang w:val="en-US" w:eastAsia="fr-BE"/>
            </w:rPr>
          </w:rPrChange>
        </w:rPr>
      </w:pPr>
      <w:ins w:id="158" w:author="Stefanie Vandevijvere" w:date="2024-09-29T09:41:00Z">
        <w:r w:rsidRPr="00C71C9A">
          <w:rPr>
            <w:rFonts w:eastAsia="Times New Roman" w:cstheme="minorHAnsi"/>
            <w:b/>
            <w:bCs/>
            <w:sz w:val="24"/>
            <w:szCs w:val="24"/>
            <w:lang w:val="en-US" w:eastAsia="fr-BE"/>
            <w:rPrChange w:id="159" w:author="Gitu, Paula (DAD)" w:date="2024-10-08T14:22:00Z">
              <w:rPr>
                <w:rFonts w:ascii="Times New Roman" w:eastAsia="Times New Roman" w:hAnsi="Times New Roman" w:cs="Times New Roman"/>
                <w:b/>
                <w:bCs/>
                <w:sz w:val="24"/>
                <w:szCs w:val="24"/>
                <w:lang w:val="en-US" w:eastAsia="fr-BE"/>
              </w:rPr>
            </w:rPrChange>
          </w:rPr>
          <w:t>Temporary price cuts</w:t>
        </w:r>
        <w:r w:rsidRPr="00C71C9A">
          <w:rPr>
            <w:rFonts w:eastAsia="Times New Roman" w:cstheme="minorHAnsi"/>
            <w:sz w:val="24"/>
            <w:szCs w:val="24"/>
            <w:lang w:val="en-US" w:eastAsia="fr-BE"/>
            <w:rPrChange w:id="160" w:author="Gitu, Paula (DAD)" w:date="2024-10-08T14:22:00Z">
              <w:rPr>
                <w:rFonts w:ascii="Times New Roman" w:eastAsia="Times New Roman" w:hAnsi="Times New Roman" w:cs="Times New Roman"/>
                <w:sz w:val="24"/>
                <w:szCs w:val="24"/>
                <w:lang w:val="en-US" w:eastAsia="fr-BE"/>
              </w:rPr>
            </w:rPrChange>
          </w:rPr>
          <w:t xml:space="preserve"> on popular items during major shopping events, like Black Friday or Dutch “Sinterklaas” promotions.</w:t>
        </w:r>
      </w:ins>
    </w:p>
    <w:p w14:paraId="6888BD34" w14:textId="77777777" w:rsidR="000873E6" w:rsidRPr="00C71C9A" w:rsidRDefault="000873E6">
      <w:pPr>
        <w:rPr>
          <w:rFonts w:cstheme="minorHAnsi"/>
          <w:lang w:val="en-US"/>
        </w:rPr>
      </w:pPr>
    </w:p>
    <w:p w14:paraId="36BD0FD0" w14:textId="77777777" w:rsidR="003F594C" w:rsidRPr="00C71C9A" w:rsidRDefault="00602590">
      <w:pPr>
        <w:rPr>
          <w:rFonts w:cstheme="minorHAnsi"/>
          <w:lang w:val="en-US"/>
        </w:rPr>
      </w:pPr>
      <w:r w:rsidRPr="00C71C9A">
        <w:rPr>
          <w:rFonts w:cstheme="minorHAnsi"/>
          <w:lang w:val="en-US"/>
        </w:rPr>
        <w:t xml:space="preserve">9= Loyalty </w:t>
      </w:r>
      <w:proofErr w:type="gramStart"/>
      <w:r w:rsidRPr="00C71C9A">
        <w:rPr>
          <w:rFonts w:cstheme="minorHAnsi"/>
          <w:lang w:val="en-US"/>
        </w:rPr>
        <w:t>programs;</w:t>
      </w:r>
      <w:proofErr w:type="gramEnd"/>
      <w:r w:rsidRPr="00C71C9A">
        <w:rPr>
          <w:rFonts w:cstheme="minorHAnsi"/>
          <w:lang w:val="en-US"/>
        </w:rPr>
        <w:t xml:space="preserve"> </w:t>
      </w:r>
    </w:p>
    <w:p w14:paraId="79869339" w14:textId="77777777" w:rsidR="000873E6" w:rsidRPr="00C71C9A" w:rsidRDefault="000873E6" w:rsidP="000873E6">
      <w:pPr>
        <w:spacing w:before="100" w:beforeAutospacing="1" w:after="100" w:afterAutospacing="1" w:line="240" w:lineRule="auto"/>
        <w:rPr>
          <w:ins w:id="161" w:author="Stefanie Vandevijvere" w:date="2024-09-29T09:41:00Z"/>
          <w:rFonts w:eastAsia="Times New Roman" w:cstheme="minorHAnsi"/>
          <w:sz w:val="24"/>
          <w:szCs w:val="24"/>
          <w:lang w:eastAsia="fr-BE"/>
          <w:rPrChange w:id="162" w:author="Gitu, Paula (DAD)" w:date="2024-10-08T14:22:00Z">
            <w:rPr>
              <w:ins w:id="163" w:author="Stefanie Vandevijvere" w:date="2024-09-29T09:41:00Z"/>
              <w:rFonts w:ascii="Times New Roman" w:eastAsia="Times New Roman" w:hAnsi="Times New Roman" w:cs="Times New Roman"/>
              <w:sz w:val="24"/>
              <w:szCs w:val="24"/>
              <w:lang w:eastAsia="fr-BE"/>
            </w:rPr>
          </w:rPrChange>
        </w:rPr>
      </w:pPr>
      <w:ins w:id="164" w:author="Stefanie Vandevijvere" w:date="2024-09-29T09:41:00Z">
        <w:r w:rsidRPr="00C71C9A">
          <w:rPr>
            <w:rFonts w:eastAsia="Times New Roman" w:cstheme="minorHAnsi"/>
            <w:b/>
            <w:bCs/>
            <w:sz w:val="24"/>
            <w:szCs w:val="24"/>
            <w:lang w:val="en-US" w:eastAsia="fr-BE"/>
            <w:rPrChange w:id="165"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166" w:author="Gitu, Paula (DAD)" w:date="2024-10-08T14:22:00Z">
              <w:rPr>
                <w:rFonts w:ascii="Times New Roman" w:eastAsia="Times New Roman" w:hAnsi="Times New Roman" w:cs="Times New Roman"/>
                <w:sz w:val="24"/>
                <w:szCs w:val="24"/>
                <w:lang w:val="en-US" w:eastAsia="fr-BE"/>
              </w:rPr>
            </w:rPrChange>
          </w:rPr>
          <w:t xml:space="preserve">: Programs that reward customers for repeat purchases, often through points or discounts. </w:t>
        </w:r>
        <w:proofErr w:type="spellStart"/>
        <w:proofErr w:type="gramStart"/>
        <w:r w:rsidRPr="00C71C9A">
          <w:rPr>
            <w:rFonts w:eastAsia="Times New Roman" w:cstheme="minorHAnsi"/>
            <w:b/>
            <w:bCs/>
            <w:sz w:val="24"/>
            <w:szCs w:val="24"/>
            <w:lang w:eastAsia="fr-BE"/>
            <w:rPrChange w:id="167"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168" w:author="Gitu, Paula (DAD)" w:date="2024-10-08T14:22:00Z">
              <w:rPr>
                <w:rFonts w:ascii="Times New Roman" w:eastAsia="Times New Roman" w:hAnsi="Times New Roman" w:cs="Times New Roman"/>
                <w:sz w:val="24"/>
                <w:szCs w:val="24"/>
                <w:lang w:eastAsia="fr-BE"/>
              </w:rPr>
            </w:rPrChange>
          </w:rPr>
          <w:t>:</w:t>
        </w:r>
        <w:proofErr w:type="gramEnd"/>
      </w:ins>
    </w:p>
    <w:p w14:paraId="3ACAF701" w14:textId="77777777" w:rsidR="000873E6" w:rsidRPr="00C71C9A" w:rsidRDefault="000873E6" w:rsidP="000873E6">
      <w:pPr>
        <w:numPr>
          <w:ilvl w:val="0"/>
          <w:numId w:val="9"/>
        </w:numPr>
        <w:spacing w:before="100" w:beforeAutospacing="1" w:after="100" w:afterAutospacing="1" w:line="240" w:lineRule="auto"/>
        <w:rPr>
          <w:ins w:id="169" w:author="Stefanie Vandevijvere" w:date="2024-09-29T09:41:00Z"/>
          <w:rFonts w:eastAsia="Times New Roman" w:cstheme="minorHAnsi"/>
          <w:sz w:val="24"/>
          <w:szCs w:val="24"/>
          <w:lang w:val="en-US" w:eastAsia="fr-BE"/>
          <w:rPrChange w:id="170" w:author="Gitu, Paula (DAD)" w:date="2024-10-08T14:22:00Z">
            <w:rPr>
              <w:ins w:id="171" w:author="Stefanie Vandevijvere" w:date="2024-09-29T09:41:00Z"/>
              <w:rFonts w:ascii="Times New Roman" w:eastAsia="Times New Roman" w:hAnsi="Times New Roman" w:cs="Times New Roman"/>
              <w:sz w:val="24"/>
              <w:szCs w:val="24"/>
              <w:lang w:val="en-US" w:eastAsia="fr-BE"/>
            </w:rPr>
          </w:rPrChange>
        </w:rPr>
      </w:pPr>
      <w:ins w:id="172" w:author="Stefanie Vandevijvere" w:date="2024-09-29T09:41:00Z">
        <w:r w:rsidRPr="00C71C9A">
          <w:rPr>
            <w:rFonts w:eastAsia="Times New Roman" w:cstheme="minorHAnsi"/>
            <w:b/>
            <w:bCs/>
            <w:sz w:val="24"/>
            <w:szCs w:val="24"/>
            <w:lang w:val="en-US" w:eastAsia="fr-BE"/>
            <w:rPrChange w:id="173" w:author="Gitu, Paula (DAD)" w:date="2024-10-08T14:22:00Z">
              <w:rPr>
                <w:rFonts w:ascii="Times New Roman" w:eastAsia="Times New Roman" w:hAnsi="Times New Roman" w:cs="Times New Roman"/>
                <w:b/>
                <w:bCs/>
                <w:sz w:val="24"/>
                <w:szCs w:val="24"/>
                <w:lang w:val="en-US" w:eastAsia="fr-BE"/>
              </w:rPr>
            </w:rPrChange>
          </w:rPr>
          <w:t>Supermarket loyalty cards</w:t>
        </w:r>
        <w:r w:rsidRPr="00C71C9A">
          <w:rPr>
            <w:rFonts w:eastAsia="Times New Roman" w:cstheme="minorHAnsi"/>
            <w:sz w:val="24"/>
            <w:szCs w:val="24"/>
            <w:lang w:val="en-US" w:eastAsia="fr-BE"/>
            <w:rPrChange w:id="174" w:author="Gitu, Paula (DAD)" w:date="2024-10-08T14:22:00Z">
              <w:rPr>
                <w:rFonts w:ascii="Times New Roman" w:eastAsia="Times New Roman" w:hAnsi="Times New Roman" w:cs="Times New Roman"/>
                <w:sz w:val="24"/>
                <w:szCs w:val="24"/>
                <w:lang w:val="en-US" w:eastAsia="fr-BE"/>
              </w:rPr>
            </w:rPrChange>
          </w:rPr>
          <w:t xml:space="preserve"> (like those from Albert </w:t>
        </w:r>
        <w:proofErr w:type="spellStart"/>
        <w:r w:rsidRPr="00C71C9A">
          <w:rPr>
            <w:rFonts w:eastAsia="Times New Roman" w:cstheme="minorHAnsi"/>
            <w:sz w:val="24"/>
            <w:szCs w:val="24"/>
            <w:lang w:val="en-US" w:eastAsia="fr-BE"/>
            <w:rPrChange w:id="175" w:author="Gitu, Paula (DAD)" w:date="2024-10-08T14:22:00Z">
              <w:rPr>
                <w:rFonts w:ascii="Times New Roman" w:eastAsia="Times New Roman" w:hAnsi="Times New Roman" w:cs="Times New Roman"/>
                <w:sz w:val="24"/>
                <w:szCs w:val="24"/>
                <w:lang w:val="en-US" w:eastAsia="fr-BE"/>
              </w:rPr>
            </w:rPrChange>
          </w:rPr>
          <w:t>Heijn</w:t>
        </w:r>
        <w:proofErr w:type="spellEnd"/>
        <w:r w:rsidRPr="00C71C9A">
          <w:rPr>
            <w:rFonts w:eastAsia="Times New Roman" w:cstheme="minorHAnsi"/>
            <w:sz w:val="24"/>
            <w:szCs w:val="24"/>
            <w:lang w:val="en-US" w:eastAsia="fr-BE"/>
            <w:rPrChange w:id="176" w:author="Gitu, Paula (DAD)" w:date="2024-10-08T14:22:00Z">
              <w:rPr>
                <w:rFonts w:ascii="Times New Roman" w:eastAsia="Times New Roman" w:hAnsi="Times New Roman" w:cs="Times New Roman"/>
                <w:sz w:val="24"/>
                <w:szCs w:val="24"/>
                <w:lang w:val="en-US" w:eastAsia="fr-BE"/>
              </w:rPr>
            </w:rPrChange>
          </w:rPr>
          <w:t xml:space="preserve"> or Colruyt) offering points that can be redeemed for discounts or free products.</w:t>
        </w:r>
      </w:ins>
    </w:p>
    <w:p w14:paraId="1772C09A" w14:textId="77777777" w:rsidR="000873E6" w:rsidRPr="00C71C9A" w:rsidRDefault="000873E6" w:rsidP="000873E6">
      <w:pPr>
        <w:numPr>
          <w:ilvl w:val="0"/>
          <w:numId w:val="9"/>
        </w:numPr>
        <w:spacing w:before="100" w:beforeAutospacing="1" w:after="100" w:afterAutospacing="1" w:line="240" w:lineRule="auto"/>
        <w:rPr>
          <w:ins w:id="177" w:author="Stefanie Vandevijvere" w:date="2024-09-29T09:41:00Z"/>
          <w:rFonts w:eastAsia="Times New Roman" w:cstheme="minorHAnsi"/>
          <w:sz w:val="24"/>
          <w:szCs w:val="24"/>
          <w:lang w:val="en-US" w:eastAsia="fr-BE"/>
          <w:rPrChange w:id="178" w:author="Gitu, Paula (DAD)" w:date="2024-10-08T14:22:00Z">
            <w:rPr>
              <w:ins w:id="179" w:author="Stefanie Vandevijvere" w:date="2024-09-29T09:41:00Z"/>
              <w:rFonts w:ascii="Times New Roman" w:eastAsia="Times New Roman" w:hAnsi="Times New Roman" w:cs="Times New Roman"/>
              <w:sz w:val="24"/>
              <w:szCs w:val="24"/>
              <w:lang w:val="en-US" w:eastAsia="fr-BE"/>
            </w:rPr>
          </w:rPrChange>
        </w:rPr>
      </w:pPr>
      <w:ins w:id="180" w:author="Stefanie Vandevijvere" w:date="2024-09-29T09:41:00Z">
        <w:r w:rsidRPr="00C71C9A">
          <w:rPr>
            <w:rFonts w:eastAsia="Times New Roman" w:cstheme="minorHAnsi"/>
            <w:b/>
            <w:bCs/>
            <w:sz w:val="24"/>
            <w:szCs w:val="24"/>
            <w:lang w:val="en-US" w:eastAsia="fr-BE"/>
            <w:rPrChange w:id="181" w:author="Gitu, Paula (DAD)" w:date="2024-10-08T14:22:00Z">
              <w:rPr>
                <w:rFonts w:ascii="Times New Roman" w:eastAsia="Times New Roman" w:hAnsi="Times New Roman" w:cs="Times New Roman"/>
                <w:b/>
                <w:bCs/>
                <w:sz w:val="24"/>
                <w:szCs w:val="24"/>
                <w:lang w:val="en-US" w:eastAsia="fr-BE"/>
              </w:rPr>
            </w:rPrChange>
          </w:rPr>
          <w:t>Coffee shop loyalty stamps</w:t>
        </w:r>
        <w:r w:rsidRPr="00C71C9A">
          <w:rPr>
            <w:rFonts w:eastAsia="Times New Roman" w:cstheme="minorHAnsi"/>
            <w:sz w:val="24"/>
            <w:szCs w:val="24"/>
            <w:lang w:val="en-US" w:eastAsia="fr-BE"/>
            <w:rPrChange w:id="182" w:author="Gitu, Paula (DAD)" w:date="2024-10-08T14:22:00Z">
              <w:rPr>
                <w:rFonts w:ascii="Times New Roman" w:eastAsia="Times New Roman" w:hAnsi="Times New Roman" w:cs="Times New Roman"/>
                <w:sz w:val="24"/>
                <w:szCs w:val="24"/>
                <w:lang w:val="en-US" w:eastAsia="fr-BE"/>
              </w:rPr>
            </w:rPrChange>
          </w:rPr>
          <w:t xml:space="preserve"> where buying a certain number of drinks earns a free beverage, popular in both countries.</w:t>
        </w:r>
      </w:ins>
    </w:p>
    <w:p w14:paraId="35D5CD70" w14:textId="26B8B4D5" w:rsidR="00602590" w:rsidRPr="00C71C9A" w:rsidRDefault="00602590">
      <w:pPr>
        <w:rPr>
          <w:ins w:id="183" w:author="Stefanie Vandevijvere" w:date="2024-09-29T09:42:00Z"/>
          <w:rFonts w:cstheme="minorHAnsi"/>
          <w:lang w:val="en-US"/>
        </w:rPr>
      </w:pPr>
    </w:p>
    <w:p w14:paraId="165DCB6C" w14:textId="77777777" w:rsidR="000873E6" w:rsidRPr="00C71C9A" w:rsidRDefault="000873E6" w:rsidP="000873E6">
      <w:pPr>
        <w:spacing w:before="100" w:beforeAutospacing="1" w:after="100" w:afterAutospacing="1" w:line="240" w:lineRule="auto"/>
        <w:rPr>
          <w:ins w:id="184" w:author="Stefanie Vandevijvere" w:date="2024-09-29T09:42:00Z"/>
          <w:rFonts w:eastAsia="Times New Roman" w:cstheme="minorHAnsi"/>
          <w:sz w:val="24"/>
          <w:szCs w:val="24"/>
          <w:lang w:val="en-US" w:eastAsia="fr-BE"/>
          <w:rPrChange w:id="185" w:author="Gitu, Paula (DAD)" w:date="2024-10-08T14:22:00Z">
            <w:rPr>
              <w:ins w:id="186" w:author="Stefanie Vandevijvere" w:date="2024-09-29T09:42:00Z"/>
              <w:rFonts w:ascii="Times New Roman" w:eastAsia="Times New Roman" w:hAnsi="Times New Roman" w:cs="Times New Roman"/>
              <w:sz w:val="24"/>
              <w:szCs w:val="24"/>
              <w:lang w:val="en-US" w:eastAsia="fr-BE"/>
            </w:rPr>
          </w:rPrChange>
        </w:rPr>
      </w:pPr>
      <w:ins w:id="187" w:author="Stefanie Vandevijvere" w:date="2024-09-29T09:42:00Z">
        <w:r w:rsidRPr="00C71C9A">
          <w:rPr>
            <w:rFonts w:eastAsia="Times New Roman" w:cstheme="minorHAnsi"/>
            <w:sz w:val="24"/>
            <w:szCs w:val="24"/>
            <w:lang w:val="en-US" w:eastAsia="fr-BE"/>
            <w:rPrChange w:id="188" w:author="Gitu, Paula (DAD)" w:date="2024-10-08T14:22:00Z">
              <w:rPr>
                <w:rFonts w:ascii="Times New Roman" w:eastAsia="Times New Roman" w:hAnsi="Times New Roman" w:cs="Times New Roman"/>
                <w:sz w:val="24"/>
                <w:szCs w:val="24"/>
                <w:lang w:val="en-US" w:eastAsia="fr-BE"/>
              </w:rPr>
            </w:rPrChange>
          </w:rPr>
          <w:t xml:space="preserve">Yes, here are a few additional </w:t>
        </w:r>
        <w:proofErr w:type="gramStart"/>
        <w:r w:rsidRPr="00C71C9A">
          <w:rPr>
            <w:rFonts w:eastAsia="Times New Roman" w:cstheme="minorHAnsi"/>
            <w:sz w:val="24"/>
            <w:szCs w:val="24"/>
            <w:lang w:val="en-US" w:eastAsia="fr-BE"/>
            <w:rPrChange w:id="189" w:author="Gitu, Paula (DAD)" w:date="2024-10-08T14:22:00Z">
              <w:rPr>
                <w:rFonts w:ascii="Times New Roman" w:eastAsia="Times New Roman" w:hAnsi="Times New Roman" w:cs="Times New Roman"/>
                <w:sz w:val="24"/>
                <w:szCs w:val="24"/>
                <w:lang w:val="en-US" w:eastAsia="fr-BE"/>
              </w:rPr>
            </w:rPrChange>
          </w:rPr>
          <w:t>premium</w:t>
        </w:r>
        <w:proofErr w:type="gramEnd"/>
        <w:r w:rsidRPr="00C71C9A">
          <w:rPr>
            <w:rFonts w:eastAsia="Times New Roman" w:cstheme="minorHAnsi"/>
            <w:sz w:val="24"/>
            <w:szCs w:val="24"/>
            <w:lang w:val="en-US" w:eastAsia="fr-BE"/>
            <w:rPrChange w:id="190" w:author="Gitu, Paula (DAD)" w:date="2024-10-08T14:22:00Z">
              <w:rPr>
                <w:rFonts w:ascii="Times New Roman" w:eastAsia="Times New Roman" w:hAnsi="Times New Roman" w:cs="Times New Roman"/>
                <w:sz w:val="24"/>
                <w:szCs w:val="24"/>
                <w:lang w:val="en-US" w:eastAsia="fr-BE"/>
              </w:rPr>
            </w:rPrChange>
          </w:rPr>
          <w:t xml:space="preserve"> offers you might consider adding to your list:</w:t>
        </w:r>
      </w:ins>
    </w:p>
    <w:p w14:paraId="3C88A2B1" w14:textId="77777777" w:rsidR="000873E6" w:rsidRPr="00C71C9A" w:rsidRDefault="000873E6" w:rsidP="000873E6">
      <w:pPr>
        <w:spacing w:before="100" w:beforeAutospacing="1" w:after="100" w:afterAutospacing="1" w:line="240" w:lineRule="auto"/>
        <w:outlineLvl w:val="2"/>
        <w:rPr>
          <w:ins w:id="191" w:author="Stefanie Vandevijvere" w:date="2024-09-29T09:42:00Z"/>
          <w:rFonts w:eastAsia="Times New Roman" w:cstheme="minorHAnsi"/>
          <w:b/>
          <w:bCs/>
          <w:sz w:val="27"/>
          <w:szCs w:val="27"/>
          <w:lang w:val="en-US" w:eastAsia="fr-BE"/>
          <w:rPrChange w:id="192" w:author="Gitu, Paula (DAD)" w:date="2024-10-08T14:22:00Z">
            <w:rPr>
              <w:ins w:id="193" w:author="Stefanie Vandevijvere" w:date="2024-09-29T09:42:00Z"/>
              <w:rFonts w:ascii="Times New Roman" w:eastAsia="Times New Roman" w:hAnsi="Times New Roman" w:cs="Times New Roman"/>
              <w:b/>
              <w:bCs/>
              <w:sz w:val="27"/>
              <w:szCs w:val="27"/>
              <w:lang w:val="en-US" w:eastAsia="fr-BE"/>
            </w:rPr>
          </w:rPrChange>
        </w:rPr>
      </w:pPr>
      <w:commentRangeStart w:id="194"/>
      <w:ins w:id="195" w:author="Stefanie Vandevijvere" w:date="2024-09-29T09:42:00Z">
        <w:r w:rsidRPr="00C71C9A">
          <w:rPr>
            <w:rFonts w:eastAsia="Times New Roman" w:cstheme="minorHAnsi"/>
            <w:b/>
            <w:bCs/>
            <w:sz w:val="27"/>
            <w:szCs w:val="27"/>
            <w:lang w:val="en-US" w:eastAsia="fr-BE"/>
            <w:rPrChange w:id="196" w:author="Gitu, Paula (DAD)" w:date="2024-10-08T14:22:00Z">
              <w:rPr>
                <w:rFonts w:ascii="Times New Roman" w:eastAsia="Times New Roman" w:hAnsi="Times New Roman" w:cs="Times New Roman"/>
                <w:b/>
                <w:bCs/>
                <w:sz w:val="27"/>
                <w:szCs w:val="27"/>
                <w:lang w:val="en-US" w:eastAsia="fr-BE"/>
              </w:rPr>
            </w:rPrChange>
          </w:rPr>
          <w:t>12. Referral Programs</w:t>
        </w:r>
      </w:ins>
      <w:commentRangeEnd w:id="194"/>
      <w:ins w:id="197" w:author="Stefanie Vandevijvere" w:date="2024-09-29T09:59:00Z">
        <w:r w:rsidR="00D64E67" w:rsidRPr="00C71C9A">
          <w:rPr>
            <w:rStyle w:val="CommentReference"/>
            <w:rFonts w:cstheme="minorHAnsi"/>
          </w:rPr>
          <w:commentReference w:id="194"/>
        </w:r>
      </w:ins>
    </w:p>
    <w:p w14:paraId="60D64620" w14:textId="77777777" w:rsidR="000873E6" w:rsidRPr="00C71C9A" w:rsidRDefault="000873E6" w:rsidP="000873E6">
      <w:pPr>
        <w:spacing w:before="100" w:beforeAutospacing="1" w:after="100" w:afterAutospacing="1" w:line="240" w:lineRule="auto"/>
        <w:rPr>
          <w:ins w:id="198" w:author="Stefanie Vandevijvere" w:date="2024-09-29T09:42:00Z"/>
          <w:rFonts w:eastAsia="Times New Roman" w:cstheme="minorHAnsi"/>
          <w:sz w:val="24"/>
          <w:szCs w:val="24"/>
          <w:lang w:eastAsia="fr-BE"/>
          <w:rPrChange w:id="199" w:author="Gitu, Paula (DAD)" w:date="2024-10-08T14:22:00Z">
            <w:rPr>
              <w:ins w:id="200" w:author="Stefanie Vandevijvere" w:date="2024-09-29T09:42:00Z"/>
              <w:rFonts w:ascii="Times New Roman" w:eastAsia="Times New Roman" w:hAnsi="Times New Roman" w:cs="Times New Roman"/>
              <w:sz w:val="24"/>
              <w:szCs w:val="24"/>
              <w:lang w:eastAsia="fr-BE"/>
            </w:rPr>
          </w:rPrChange>
        </w:rPr>
      </w:pPr>
      <w:ins w:id="201" w:author="Stefanie Vandevijvere" w:date="2024-09-29T09:42:00Z">
        <w:r w:rsidRPr="00C71C9A">
          <w:rPr>
            <w:rFonts w:eastAsia="Times New Roman" w:cstheme="minorHAnsi"/>
            <w:b/>
            <w:bCs/>
            <w:sz w:val="24"/>
            <w:szCs w:val="24"/>
            <w:lang w:val="en-US" w:eastAsia="fr-BE"/>
            <w:rPrChange w:id="202" w:author="Gitu, Paula (DAD)" w:date="2024-10-08T14:22:00Z">
              <w:rPr>
                <w:rFonts w:ascii="Times New Roman" w:eastAsia="Times New Roman" w:hAnsi="Times New Roman" w:cs="Times New Roman"/>
                <w:b/>
                <w:bCs/>
                <w:sz w:val="24"/>
                <w:szCs w:val="24"/>
                <w:lang w:val="en-US" w:eastAsia="fr-BE"/>
              </w:rPr>
            </w:rPrChange>
          </w:rPr>
          <w:t>Definition</w:t>
        </w:r>
        <w:r w:rsidRPr="00C71C9A">
          <w:rPr>
            <w:rFonts w:eastAsia="Times New Roman" w:cstheme="minorHAnsi"/>
            <w:sz w:val="24"/>
            <w:szCs w:val="24"/>
            <w:lang w:val="en-US" w:eastAsia="fr-BE"/>
            <w:rPrChange w:id="203" w:author="Gitu, Paula (DAD)" w:date="2024-10-08T14:22:00Z">
              <w:rPr>
                <w:rFonts w:ascii="Times New Roman" w:eastAsia="Times New Roman" w:hAnsi="Times New Roman" w:cs="Times New Roman"/>
                <w:sz w:val="24"/>
                <w:szCs w:val="24"/>
                <w:lang w:val="en-US" w:eastAsia="fr-BE"/>
              </w:rPr>
            </w:rPrChange>
          </w:rPr>
          <w:t xml:space="preserve">: Incentives for customers to refer friends or family, often rewarding both the referrer and the new customer. </w:t>
        </w:r>
        <w:proofErr w:type="spellStart"/>
        <w:proofErr w:type="gramStart"/>
        <w:r w:rsidRPr="00C71C9A">
          <w:rPr>
            <w:rFonts w:eastAsia="Times New Roman" w:cstheme="minorHAnsi"/>
            <w:b/>
            <w:bCs/>
            <w:sz w:val="24"/>
            <w:szCs w:val="24"/>
            <w:lang w:eastAsia="fr-BE"/>
            <w:rPrChange w:id="204" w:author="Gitu, Paula (DAD)" w:date="2024-10-08T14:22:00Z">
              <w:rPr>
                <w:rFonts w:ascii="Times New Roman" w:eastAsia="Times New Roman" w:hAnsi="Times New Roman" w:cs="Times New Roman"/>
                <w:b/>
                <w:bCs/>
                <w:sz w:val="24"/>
                <w:szCs w:val="24"/>
                <w:lang w:eastAsia="fr-BE"/>
              </w:rPr>
            </w:rPrChange>
          </w:rPr>
          <w:t>Examples</w:t>
        </w:r>
        <w:proofErr w:type="spellEnd"/>
        <w:r w:rsidRPr="00C71C9A">
          <w:rPr>
            <w:rFonts w:eastAsia="Times New Roman" w:cstheme="minorHAnsi"/>
            <w:sz w:val="24"/>
            <w:szCs w:val="24"/>
            <w:lang w:eastAsia="fr-BE"/>
            <w:rPrChange w:id="205" w:author="Gitu, Paula (DAD)" w:date="2024-10-08T14:22:00Z">
              <w:rPr>
                <w:rFonts w:ascii="Times New Roman" w:eastAsia="Times New Roman" w:hAnsi="Times New Roman" w:cs="Times New Roman"/>
                <w:sz w:val="24"/>
                <w:szCs w:val="24"/>
                <w:lang w:eastAsia="fr-BE"/>
              </w:rPr>
            </w:rPrChange>
          </w:rPr>
          <w:t>:</w:t>
        </w:r>
        <w:proofErr w:type="gramEnd"/>
      </w:ins>
    </w:p>
    <w:p w14:paraId="174D3410" w14:textId="77777777" w:rsidR="000873E6" w:rsidRPr="00C71C9A" w:rsidRDefault="000873E6" w:rsidP="000873E6">
      <w:pPr>
        <w:numPr>
          <w:ilvl w:val="0"/>
          <w:numId w:val="12"/>
        </w:numPr>
        <w:spacing w:before="100" w:beforeAutospacing="1" w:after="100" w:afterAutospacing="1" w:line="240" w:lineRule="auto"/>
        <w:rPr>
          <w:ins w:id="206" w:author="Stefanie Vandevijvere" w:date="2024-09-29T09:42:00Z"/>
          <w:rFonts w:eastAsia="Times New Roman" w:cstheme="minorHAnsi"/>
          <w:sz w:val="24"/>
          <w:szCs w:val="24"/>
          <w:lang w:val="en-US" w:eastAsia="fr-BE"/>
          <w:rPrChange w:id="207" w:author="Gitu, Paula (DAD)" w:date="2024-10-08T14:22:00Z">
            <w:rPr>
              <w:ins w:id="208" w:author="Stefanie Vandevijvere" w:date="2024-09-29T09:42:00Z"/>
              <w:rFonts w:ascii="Times New Roman" w:eastAsia="Times New Roman" w:hAnsi="Times New Roman" w:cs="Times New Roman"/>
              <w:sz w:val="24"/>
              <w:szCs w:val="24"/>
              <w:lang w:val="en-US" w:eastAsia="fr-BE"/>
            </w:rPr>
          </w:rPrChange>
        </w:rPr>
      </w:pPr>
      <w:ins w:id="209" w:author="Stefanie Vandevijvere" w:date="2024-09-29T09:42:00Z">
        <w:r w:rsidRPr="00C71C9A">
          <w:rPr>
            <w:rFonts w:eastAsia="Times New Roman" w:cstheme="minorHAnsi"/>
            <w:b/>
            <w:bCs/>
            <w:sz w:val="24"/>
            <w:szCs w:val="24"/>
            <w:lang w:val="en-US" w:eastAsia="fr-BE"/>
            <w:rPrChange w:id="210" w:author="Gitu, Paula (DAD)" w:date="2024-10-08T14:22:00Z">
              <w:rPr>
                <w:rFonts w:ascii="Times New Roman" w:eastAsia="Times New Roman" w:hAnsi="Times New Roman" w:cs="Times New Roman"/>
                <w:b/>
                <w:bCs/>
                <w:sz w:val="24"/>
                <w:szCs w:val="24"/>
                <w:lang w:val="en-US" w:eastAsia="fr-BE"/>
              </w:rPr>
            </w:rPrChange>
          </w:rPr>
          <w:t>“Refer a Friend” discounts</w:t>
        </w:r>
        <w:r w:rsidRPr="00C71C9A">
          <w:rPr>
            <w:rFonts w:eastAsia="Times New Roman" w:cstheme="minorHAnsi"/>
            <w:sz w:val="24"/>
            <w:szCs w:val="24"/>
            <w:lang w:val="en-US" w:eastAsia="fr-BE"/>
            <w:rPrChange w:id="211" w:author="Gitu, Paula (DAD)" w:date="2024-10-08T14:22:00Z">
              <w:rPr>
                <w:rFonts w:ascii="Times New Roman" w:eastAsia="Times New Roman" w:hAnsi="Times New Roman" w:cs="Times New Roman"/>
                <w:sz w:val="24"/>
                <w:szCs w:val="24"/>
                <w:lang w:val="en-US" w:eastAsia="fr-BE"/>
              </w:rPr>
            </w:rPrChange>
          </w:rPr>
          <w:t xml:space="preserve"> where both parties receive a percentage off their next purchase, common in local restaurants or cafés.</w:t>
        </w:r>
      </w:ins>
    </w:p>
    <w:p w14:paraId="07D2F5A6" w14:textId="77777777" w:rsidR="000873E6" w:rsidRPr="00C71C9A" w:rsidRDefault="000873E6" w:rsidP="000873E6">
      <w:pPr>
        <w:numPr>
          <w:ilvl w:val="0"/>
          <w:numId w:val="12"/>
        </w:numPr>
        <w:spacing w:before="100" w:beforeAutospacing="1" w:after="100" w:afterAutospacing="1" w:line="240" w:lineRule="auto"/>
        <w:rPr>
          <w:ins w:id="212" w:author="Stefanie Vandevijvere" w:date="2024-09-29T09:42:00Z"/>
          <w:rFonts w:eastAsia="Times New Roman" w:cstheme="minorHAnsi"/>
          <w:sz w:val="24"/>
          <w:szCs w:val="24"/>
          <w:lang w:val="en-US" w:eastAsia="fr-BE"/>
          <w:rPrChange w:id="213" w:author="Gitu, Paula (DAD)" w:date="2024-10-08T14:22:00Z">
            <w:rPr>
              <w:ins w:id="214" w:author="Stefanie Vandevijvere" w:date="2024-09-29T09:42:00Z"/>
              <w:rFonts w:ascii="Times New Roman" w:eastAsia="Times New Roman" w:hAnsi="Times New Roman" w:cs="Times New Roman"/>
              <w:sz w:val="24"/>
              <w:szCs w:val="24"/>
              <w:lang w:val="en-US" w:eastAsia="fr-BE"/>
            </w:rPr>
          </w:rPrChange>
        </w:rPr>
      </w:pPr>
      <w:ins w:id="215" w:author="Stefanie Vandevijvere" w:date="2024-09-29T09:42:00Z">
        <w:r w:rsidRPr="00C71C9A">
          <w:rPr>
            <w:rFonts w:eastAsia="Times New Roman" w:cstheme="minorHAnsi"/>
            <w:b/>
            <w:bCs/>
            <w:sz w:val="24"/>
            <w:szCs w:val="24"/>
            <w:lang w:val="en-US" w:eastAsia="fr-BE"/>
            <w:rPrChange w:id="216" w:author="Gitu, Paula (DAD)" w:date="2024-10-08T14:22:00Z">
              <w:rPr>
                <w:rFonts w:ascii="Times New Roman" w:eastAsia="Times New Roman" w:hAnsi="Times New Roman" w:cs="Times New Roman"/>
                <w:b/>
                <w:bCs/>
                <w:sz w:val="24"/>
                <w:szCs w:val="24"/>
                <w:lang w:val="en-US" w:eastAsia="fr-BE"/>
              </w:rPr>
            </w:rPrChange>
          </w:rPr>
          <w:t>Online services</w:t>
        </w:r>
        <w:r w:rsidRPr="00C71C9A">
          <w:rPr>
            <w:rFonts w:eastAsia="Times New Roman" w:cstheme="minorHAnsi"/>
            <w:sz w:val="24"/>
            <w:szCs w:val="24"/>
            <w:lang w:val="en-US" w:eastAsia="fr-BE"/>
            <w:rPrChange w:id="217" w:author="Gitu, Paula (DAD)" w:date="2024-10-08T14:22:00Z">
              <w:rPr>
                <w:rFonts w:ascii="Times New Roman" w:eastAsia="Times New Roman" w:hAnsi="Times New Roman" w:cs="Times New Roman"/>
                <w:sz w:val="24"/>
                <w:szCs w:val="24"/>
                <w:lang w:val="en-US" w:eastAsia="fr-BE"/>
              </w:rPr>
            </w:rPrChange>
          </w:rPr>
          <w:t xml:space="preserve"> offering credits or discounts when existing customers bring in new users, seen in apps or subscription services.</w:t>
        </w:r>
      </w:ins>
    </w:p>
    <w:p w14:paraId="16FE1238" w14:textId="3C4FCA0A" w:rsidR="000873E6" w:rsidRPr="00C71C9A" w:rsidRDefault="000873E6">
      <w:pPr>
        <w:rPr>
          <w:ins w:id="218" w:author="Stefanie Vandevijvere" w:date="2024-09-29T09:43:00Z"/>
          <w:rFonts w:cstheme="minorHAnsi"/>
          <w:lang w:val="en-US"/>
        </w:rPr>
      </w:pPr>
    </w:p>
    <w:p w14:paraId="23D72019" w14:textId="77777777" w:rsidR="000873E6" w:rsidRPr="00C71C9A" w:rsidRDefault="000873E6" w:rsidP="000873E6">
      <w:pPr>
        <w:spacing w:before="100" w:beforeAutospacing="1" w:after="100" w:afterAutospacing="1" w:line="240" w:lineRule="auto"/>
        <w:outlineLvl w:val="2"/>
        <w:rPr>
          <w:ins w:id="219" w:author="Stefanie Vandevijvere" w:date="2024-09-29T09:43:00Z"/>
          <w:rFonts w:eastAsia="Times New Roman" w:cstheme="minorHAnsi"/>
          <w:b/>
          <w:bCs/>
          <w:sz w:val="27"/>
          <w:szCs w:val="27"/>
          <w:lang w:eastAsia="fr-BE"/>
          <w:rPrChange w:id="220" w:author="Gitu, Paula (DAD)" w:date="2024-10-08T14:22:00Z">
            <w:rPr>
              <w:ins w:id="221" w:author="Stefanie Vandevijvere" w:date="2024-09-29T09:43:00Z"/>
              <w:rFonts w:ascii="Times New Roman" w:eastAsia="Times New Roman" w:hAnsi="Times New Roman" w:cs="Times New Roman"/>
              <w:b/>
              <w:bCs/>
              <w:sz w:val="27"/>
              <w:szCs w:val="27"/>
              <w:lang w:eastAsia="fr-BE"/>
            </w:rPr>
          </w:rPrChange>
        </w:rPr>
      </w:pPr>
      <w:proofErr w:type="spellStart"/>
      <w:ins w:id="222" w:author="Stefanie Vandevijvere" w:date="2024-09-29T09:43:00Z">
        <w:r w:rsidRPr="00C71C9A">
          <w:rPr>
            <w:rFonts w:eastAsia="Times New Roman" w:cstheme="minorHAnsi"/>
            <w:b/>
            <w:bCs/>
            <w:sz w:val="27"/>
            <w:szCs w:val="27"/>
            <w:lang w:eastAsia="fr-BE"/>
            <w:rPrChange w:id="223" w:author="Gitu, Paula (DAD)" w:date="2024-10-08T14:22:00Z">
              <w:rPr>
                <w:rFonts w:ascii="Times New Roman" w:eastAsia="Times New Roman" w:hAnsi="Times New Roman" w:cs="Times New Roman"/>
                <w:b/>
                <w:bCs/>
                <w:sz w:val="27"/>
                <w:szCs w:val="27"/>
                <w:lang w:eastAsia="fr-BE"/>
              </w:rPr>
            </w:rPrChange>
          </w:rPr>
          <w:t>Overlapping</w:t>
        </w:r>
        <w:proofErr w:type="spellEnd"/>
        <w:r w:rsidRPr="00C71C9A">
          <w:rPr>
            <w:rFonts w:eastAsia="Times New Roman" w:cstheme="minorHAnsi"/>
            <w:b/>
            <w:bCs/>
            <w:sz w:val="27"/>
            <w:szCs w:val="27"/>
            <w:lang w:eastAsia="fr-BE"/>
            <w:rPrChange w:id="224" w:author="Gitu, Paula (DAD)" w:date="2024-10-08T14:22:00Z">
              <w:rPr>
                <w:rFonts w:ascii="Times New Roman" w:eastAsia="Times New Roman" w:hAnsi="Times New Roman" w:cs="Times New Roman"/>
                <w:b/>
                <w:bCs/>
                <w:sz w:val="27"/>
                <w:szCs w:val="27"/>
                <w:lang w:eastAsia="fr-BE"/>
              </w:rPr>
            </w:rPrChange>
          </w:rPr>
          <w:t xml:space="preserve"> </w:t>
        </w:r>
        <w:proofErr w:type="spellStart"/>
        <w:r w:rsidRPr="00C71C9A">
          <w:rPr>
            <w:rFonts w:eastAsia="Times New Roman" w:cstheme="minorHAnsi"/>
            <w:b/>
            <w:bCs/>
            <w:sz w:val="27"/>
            <w:szCs w:val="27"/>
            <w:lang w:eastAsia="fr-BE"/>
            <w:rPrChange w:id="225" w:author="Gitu, Paula (DAD)" w:date="2024-10-08T14:22:00Z">
              <w:rPr>
                <w:rFonts w:ascii="Times New Roman" w:eastAsia="Times New Roman" w:hAnsi="Times New Roman" w:cs="Times New Roman"/>
                <w:b/>
                <w:bCs/>
                <w:sz w:val="27"/>
                <w:szCs w:val="27"/>
                <w:lang w:eastAsia="fr-BE"/>
              </w:rPr>
            </w:rPrChange>
          </w:rPr>
          <w:t>Categories</w:t>
        </w:r>
        <w:proofErr w:type="spellEnd"/>
      </w:ins>
    </w:p>
    <w:p w14:paraId="0EF7273E" w14:textId="77777777" w:rsidR="000873E6" w:rsidRPr="00C71C9A" w:rsidRDefault="000873E6" w:rsidP="000873E6">
      <w:pPr>
        <w:numPr>
          <w:ilvl w:val="0"/>
          <w:numId w:val="16"/>
        </w:numPr>
        <w:spacing w:before="100" w:beforeAutospacing="1" w:after="100" w:afterAutospacing="1" w:line="240" w:lineRule="auto"/>
        <w:rPr>
          <w:ins w:id="226" w:author="Stefanie Vandevijvere" w:date="2024-09-29T09:43:00Z"/>
          <w:rFonts w:eastAsia="Times New Roman" w:cstheme="minorHAnsi"/>
          <w:sz w:val="24"/>
          <w:szCs w:val="24"/>
          <w:lang w:val="en-US" w:eastAsia="fr-BE"/>
          <w:rPrChange w:id="227" w:author="Gitu, Paula (DAD)" w:date="2024-10-08T14:22:00Z">
            <w:rPr>
              <w:ins w:id="228" w:author="Stefanie Vandevijvere" w:date="2024-09-29T09:43:00Z"/>
              <w:rFonts w:ascii="Times New Roman" w:eastAsia="Times New Roman" w:hAnsi="Times New Roman" w:cs="Times New Roman"/>
              <w:sz w:val="24"/>
              <w:szCs w:val="24"/>
              <w:lang w:eastAsia="fr-BE"/>
            </w:rPr>
          </w:rPrChange>
        </w:rPr>
      </w:pPr>
      <w:ins w:id="229" w:author="Stefanie Vandevijvere" w:date="2024-09-29T09:43:00Z">
        <w:r w:rsidRPr="00C71C9A">
          <w:rPr>
            <w:rFonts w:eastAsia="Times New Roman" w:cstheme="minorHAnsi"/>
            <w:b/>
            <w:bCs/>
            <w:sz w:val="24"/>
            <w:szCs w:val="24"/>
            <w:lang w:val="en-US" w:eastAsia="fr-BE"/>
            <w:rPrChange w:id="230" w:author="Gitu, Paula (DAD)" w:date="2024-10-08T14:22:00Z">
              <w:rPr>
                <w:rFonts w:ascii="Times New Roman" w:eastAsia="Times New Roman" w:hAnsi="Times New Roman" w:cs="Times New Roman"/>
                <w:b/>
                <w:bCs/>
                <w:sz w:val="24"/>
                <w:szCs w:val="24"/>
                <w:lang w:eastAsia="fr-BE"/>
              </w:rPr>
            </w:rPrChange>
          </w:rPr>
          <w:t>Game and App Downloads</w:t>
        </w:r>
        <w:r w:rsidRPr="00C71C9A">
          <w:rPr>
            <w:rFonts w:eastAsia="Times New Roman" w:cstheme="minorHAnsi"/>
            <w:sz w:val="24"/>
            <w:szCs w:val="24"/>
            <w:lang w:val="en-US" w:eastAsia="fr-BE"/>
            <w:rPrChange w:id="231" w:author="Gitu, Paula (DAD)" w:date="2024-10-08T14:22:00Z">
              <w:rPr>
                <w:rFonts w:ascii="Times New Roman" w:eastAsia="Times New Roman" w:hAnsi="Times New Roman" w:cs="Times New Roman"/>
                <w:sz w:val="24"/>
                <w:szCs w:val="24"/>
                <w:lang w:eastAsia="fr-BE"/>
              </w:rPr>
            </w:rPrChange>
          </w:rPr>
          <w:t xml:space="preserve"> &amp; </w:t>
        </w:r>
        <w:r w:rsidRPr="00C71C9A">
          <w:rPr>
            <w:rFonts w:eastAsia="Times New Roman" w:cstheme="minorHAnsi"/>
            <w:b/>
            <w:bCs/>
            <w:sz w:val="24"/>
            <w:szCs w:val="24"/>
            <w:lang w:val="en-US" w:eastAsia="fr-BE"/>
            <w:rPrChange w:id="232" w:author="Gitu, Paula (DAD)" w:date="2024-10-08T14:22:00Z">
              <w:rPr>
                <w:rFonts w:ascii="Times New Roman" w:eastAsia="Times New Roman" w:hAnsi="Times New Roman" w:cs="Times New Roman"/>
                <w:b/>
                <w:bCs/>
                <w:sz w:val="24"/>
                <w:szCs w:val="24"/>
                <w:lang w:eastAsia="fr-BE"/>
              </w:rPr>
            </w:rPrChange>
          </w:rPr>
          <w:t>Contests</w:t>
        </w:r>
        <w:r w:rsidRPr="00C71C9A">
          <w:rPr>
            <w:rFonts w:eastAsia="Times New Roman" w:cstheme="minorHAnsi"/>
            <w:sz w:val="24"/>
            <w:szCs w:val="24"/>
            <w:lang w:val="en-US" w:eastAsia="fr-BE"/>
            <w:rPrChange w:id="233" w:author="Gitu, Paula (DAD)" w:date="2024-10-08T14:22:00Z">
              <w:rPr>
                <w:rFonts w:ascii="Times New Roman" w:eastAsia="Times New Roman" w:hAnsi="Times New Roman" w:cs="Times New Roman"/>
                <w:sz w:val="24"/>
                <w:szCs w:val="24"/>
                <w:lang w:eastAsia="fr-BE"/>
              </w:rPr>
            </w:rPrChange>
          </w:rPr>
          <w:t>:</w:t>
        </w:r>
      </w:ins>
    </w:p>
    <w:p w14:paraId="3AA925EE" w14:textId="77777777" w:rsidR="000873E6" w:rsidRPr="00C71C9A" w:rsidRDefault="000873E6" w:rsidP="000873E6">
      <w:pPr>
        <w:numPr>
          <w:ilvl w:val="1"/>
          <w:numId w:val="16"/>
        </w:numPr>
        <w:spacing w:before="100" w:beforeAutospacing="1" w:after="100" w:afterAutospacing="1" w:line="240" w:lineRule="auto"/>
        <w:rPr>
          <w:ins w:id="234" w:author="Stefanie Vandevijvere" w:date="2024-09-29T09:43:00Z"/>
          <w:rFonts w:eastAsia="Times New Roman" w:cstheme="minorHAnsi"/>
          <w:sz w:val="24"/>
          <w:szCs w:val="24"/>
          <w:lang w:val="en-US" w:eastAsia="fr-BE"/>
          <w:rPrChange w:id="235" w:author="Gitu, Paula (DAD)" w:date="2024-10-08T14:22:00Z">
            <w:rPr>
              <w:ins w:id="236" w:author="Stefanie Vandevijvere" w:date="2024-09-29T09:43:00Z"/>
              <w:rFonts w:ascii="Times New Roman" w:eastAsia="Times New Roman" w:hAnsi="Times New Roman" w:cs="Times New Roman"/>
              <w:sz w:val="24"/>
              <w:szCs w:val="24"/>
              <w:lang w:eastAsia="fr-BE"/>
            </w:rPr>
          </w:rPrChange>
        </w:rPr>
      </w:pPr>
      <w:ins w:id="237" w:author="Stefanie Vandevijvere" w:date="2024-09-29T09:43:00Z">
        <w:r w:rsidRPr="00C71C9A">
          <w:rPr>
            <w:rFonts w:eastAsia="Times New Roman" w:cstheme="minorHAnsi"/>
            <w:sz w:val="24"/>
            <w:szCs w:val="24"/>
            <w:lang w:val="en-US" w:eastAsia="fr-BE"/>
            <w:rPrChange w:id="238" w:author="Gitu, Paula (DAD)" w:date="2024-10-08T14:22:00Z">
              <w:rPr>
                <w:rFonts w:ascii="Times New Roman" w:eastAsia="Times New Roman" w:hAnsi="Times New Roman" w:cs="Times New Roman"/>
                <w:sz w:val="24"/>
                <w:szCs w:val="24"/>
                <w:lang w:eastAsia="fr-BE"/>
              </w:rPr>
            </w:rPrChange>
          </w:rPr>
          <w:t>Both can incentivize consumer engagement through digital platforms, where contests may involve downloading an app or game to enter.</w:t>
        </w:r>
      </w:ins>
    </w:p>
    <w:p w14:paraId="0620DBFA" w14:textId="77777777" w:rsidR="000873E6" w:rsidRPr="00C71C9A" w:rsidRDefault="000873E6" w:rsidP="000873E6">
      <w:pPr>
        <w:numPr>
          <w:ilvl w:val="0"/>
          <w:numId w:val="16"/>
        </w:numPr>
        <w:spacing w:before="100" w:beforeAutospacing="1" w:after="100" w:afterAutospacing="1" w:line="240" w:lineRule="auto"/>
        <w:rPr>
          <w:ins w:id="239" w:author="Stefanie Vandevijvere" w:date="2024-09-29T09:43:00Z"/>
          <w:rFonts w:eastAsia="Times New Roman" w:cstheme="minorHAnsi"/>
          <w:sz w:val="24"/>
          <w:szCs w:val="24"/>
          <w:lang w:eastAsia="fr-BE"/>
          <w:rPrChange w:id="240" w:author="Gitu, Paula (DAD)" w:date="2024-10-08T14:22:00Z">
            <w:rPr>
              <w:ins w:id="241" w:author="Stefanie Vandevijvere" w:date="2024-09-29T09:43:00Z"/>
              <w:rFonts w:ascii="Times New Roman" w:eastAsia="Times New Roman" w:hAnsi="Times New Roman" w:cs="Times New Roman"/>
              <w:sz w:val="24"/>
              <w:szCs w:val="24"/>
              <w:lang w:eastAsia="fr-BE"/>
            </w:rPr>
          </w:rPrChange>
        </w:rPr>
      </w:pPr>
      <w:proofErr w:type="spellStart"/>
      <w:ins w:id="242" w:author="Stefanie Vandevijvere" w:date="2024-09-29T09:43:00Z">
        <w:r w:rsidRPr="00C71C9A">
          <w:rPr>
            <w:rFonts w:eastAsia="Times New Roman" w:cstheme="minorHAnsi"/>
            <w:b/>
            <w:bCs/>
            <w:sz w:val="24"/>
            <w:szCs w:val="24"/>
            <w:lang w:eastAsia="fr-BE"/>
            <w:rPrChange w:id="243" w:author="Gitu, Paula (DAD)" w:date="2024-10-08T14:22:00Z">
              <w:rPr>
                <w:rFonts w:ascii="Times New Roman" w:eastAsia="Times New Roman" w:hAnsi="Times New Roman" w:cs="Times New Roman"/>
                <w:b/>
                <w:bCs/>
                <w:sz w:val="24"/>
                <w:szCs w:val="24"/>
                <w:lang w:eastAsia="fr-BE"/>
              </w:rPr>
            </w:rPrChange>
          </w:rPr>
          <w:t>Pay</w:t>
        </w:r>
        <w:proofErr w:type="spellEnd"/>
        <w:r w:rsidRPr="00C71C9A">
          <w:rPr>
            <w:rFonts w:eastAsia="Times New Roman" w:cstheme="minorHAnsi"/>
            <w:b/>
            <w:bCs/>
            <w:sz w:val="24"/>
            <w:szCs w:val="24"/>
            <w:lang w:eastAsia="fr-BE"/>
            <w:rPrChange w:id="244" w:author="Gitu, Paula (DAD)" w:date="2024-10-08T14:22:00Z">
              <w:rPr>
                <w:rFonts w:ascii="Times New Roman" w:eastAsia="Times New Roman" w:hAnsi="Times New Roman" w:cs="Times New Roman"/>
                <w:b/>
                <w:bCs/>
                <w:sz w:val="24"/>
                <w:szCs w:val="24"/>
                <w:lang w:eastAsia="fr-BE"/>
              </w:rPr>
            </w:rPrChange>
          </w:rPr>
          <w:t xml:space="preserve"> 2 </w:t>
        </w:r>
        <w:proofErr w:type="spellStart"/>
        <w:r w:rsidRPr="00C71C9A">
          <w:rPr>
            <w:rFonts w:eastAsia="Times New Roman" w:cstheme="minorHAnsi"/>
            <w:b/>
            <w:bCs/>
            <w:sz w:val="24"/>
            <w:szCs w:val="24"/>
            <w:lang w:eastAsia="fr-BE"/>
            <w:rPrChange w:id="245" w:author="Gitu, Paula (DAD)" w:date="2024-10-08T14:22:00Z">
              <w:rPr>
                <w:rFonts w:ascii="Times New Roman" w:eastAsia="Times New Roman" w:hAnsi="Times New Roman" w:cs="Times New Roman"/>
                <w:b/>
                <w:bCs/>
                <w:sz w:val="24"/>
                <w:szCs w:val="24"/>
                <w:lang w:eastAsia="fr-BE"/>
              </w:rPr>
            </w:rPrChange>
          </w:rPr>
          <w:t>Take</w:t>
        </w:r>
        <w:proofErr w:type="spellEnd"/>
        <w:r w:rsidRPr="00C71C9A">
          <w:rPr>
            <w:rFonts w:eastAsia="Times New Roman" w:cstheme="minorHAnsi"/>
            <w:b/>
            <w:bCs/>
            <w:sz w:val="24"/>
            <w:szCs w:val="24"/>
            <w:lang w:eastAsia="fr-BE"/>
            <w:rPrChange w:id="246" w:author="Gitu, Paula (DAD)" w:date="2024-10-08T14:22:00Z">
              <w:rPr>
                <w:rFonts w:ascii="Times New Roman" w:eastAsia="Times New Roman" w:hAnsi="Times New Roman" w:cs="Times New Roman"/>
                <w:b/>
                <w:bCs/>
                <w:sz w:val="24"/>
                <w:szCs w:val="24"/>
                <w:lang w:eastAsia="fr-BE"/>
              </w:rPr>
            </w:rPrChange>
          </w:rPr>
          <w:t xml:space="preserve"> 3</w:t>
        </w:r>
        <w:r w:rsidRPr="00C71C9A">
          <w:rPr>
            <w:rFonts w:eastAsia="Times New Roman" w:cstheme="minorHAnsi"/>
            <w:sz w:val="24"/>
            <w:szCs w:val="24"/>
            <w:lang w:eastAsia="fr-BE"/>
            <w:rPrChange w:id="247" w:author="Gitu, Paula (DAD)" w:date="2024-10-08T14:22:00Z">
              <w:rPr>
                <w:rFonts w:ascii="Times New Roman" w:eastAsia="Times New Roman" w:hAnsi="Times New Roman" w:cs="Times New Roman"/>
                <w:sz w:val="24"/>
                <w:szCs w:val="24"/>
                <w:lang w:eastAsia="fr-BE"/>
              </w:rPr>
            </w:rPrChange>
          </w:rPr>
          <w:t xml:space="preserve"> &amp; </w:t>
        </w:r>
        <w:r w:rsidRPr="00C71C9A">
          <w:rPr>
            <w:rFonts w:eastAsia="Times New Roman" w:cstheme="minorHAnsi"/>
            <w:b/>
            <w:bCs/>
            <w:sz w:val="24"/>
            <w:szCs w:val="24"/>
            <w:lang w:eastAsia="fr-BE"/>
            <w:rPrChange w:id="248" w:author="Gitu, Paula (DAD)" w:date="2024-10-08T14:22:00Z">
              <w:rPr>
                <w:rFonts w:ascii="Times New Roman" w:eastAsia="Times New Roman" w:hAnsi="Times New Roman" w:cs="Times New Roman"/>
                <w:b/>
                <w:bCs/>
                <w:sz w:val="24"/>
                <w:szCs w:val="24"/>
                <w:lang w:eastAsia="fr-BE"/>
              </w:rPr>
            </w:rPrChange>
          </w:rPr>
          <w:t xml:space="preserve">20% </w:t>
        </w:r>
        <w:proofErr w:type="gramStart"/>
        <w:r w:rsidRPr="00C71C9A">
          <w:rPr>
            <w:rFonts w:eastAsia="Times New Roman" w:cstheme="minorHAnsi"/>
            <w:b/>
            <w:bCs/>
            <w:sz w:val="24"/>
            <w:szCs w:val="24"/>
            <w:lang w:eastAsia="fr-BE"/>
            <w:rPrChange w:id="249" w:author="Gitu, Paula (DAD)" w:date="2024-10-08T14:22:00Z">
              <w:rPr>
                <w:rFonts w:ascii="Times New Roman" w:eastAsia="Times New Roman" w:hAnsi="Times New Roman" w:cs="Times New Roman"/>
                <w:b/>
                <w:bCs/>
                <w:sz w:val="24"/>
                <w:szCs w:val="24"/>
                <w:lang w:eastAsia="fr-BE"/>
              </w:rPr>
            </w:rPrChange>
          </w:rPr>
          <w:t>Extra</w:t>
        </w:r>
        <w:r w:rsidRPr="00C71C9A">
          <w:rPr>
            <w:rFonts w:eastAsia="Times New Roman" w:cstheme="minorHAnsi"/>
            <w:sz w:val="24"/>
            <w:szCs w:val="24"/>
            <w:lang w:eastAsia="fr-BE"/>
            <w:rPrChange w:id="250" w:author="Gitu, Paula (DAD)" w:date="2024-10-08T14:22:00Z">
              <w:rPr>
                <w:rFonts w:ascii="Times New Roman" w:eastAsia="Times New Roman" w:hAnsi="Times New Roman" w:cs="Times New Roman"/>
                <w:sz w:val="24"/>
                <w:szCs w:val="24"/>
                <w:lang w:eastAsia="fr-BE"/>
              </w:rPr>
            </w:rPrChange>
          </w:rPr>
          <w:t>:</w:t>
        </w:r>
        <w:proofErr w:type="gramEnd"/>
      </w:ins>
    </w:p>
    <w:p w14:paraId="35A3C85C" w14:textId="77777777" w:rsidR="000873E6" w:rsidRPr="00C71C9A" w:rsidRDefault="000873E6" w:rsidP="000873E6">
      <w:pPr>
        <w:numPr>
          <w:ilvl w:val="1"/>
          <w:numId w:val="16"/>
        </w:numPr>
        <w:spacing w:before="100" w:beforeAutospacing="1" w:after="100" w:afterAutospacing="1" w:line="240" w:lineRule="auto"/>
        <w:rPr>
          <w:ins w:id="251" w:author="Stefanie Vandevijvere" w:date="2024-09-29T09:43:00Z"/>
          <w:rFonts w:eastAsia="Times New Roman" w:cstheme="minorHAnsi"/>
          <w:sz w:val="24"/>
          <w:szCs w:val="24"/>
          <w:lang w:val="en-US" w:eastAsia="fr-BE"/>
          <w:rPrChange w:id="252" w:author="Gitu, Paula (DAD)" w:date="2024-10-08T14:22:00Z">
            <w:rPr>
              <w:ins w:id="253" w:author="Stefanie Vandevijvere" w:date="2024-09-29T09:43:00Z"/>
              <w:rFonts w:ascii="Times New Roman" w:eastAsia="Times New Roman" w:hAnsi="Times New Roman" w:cs="Times New Roman"/>
              <w:sz w:val="24"/>
              <w:szCs w:val="24"/>
              <w:lang w:eastAsia="fr-BE"/>
            </w:rPr>
          </w:rPrChange>
        </w:rPr>
      </w:pPr>
      <w:ins w:id="254" w:author="Stefanie Vandevijvere" w:date="2024-09-29T09:43:00Z">
        <w:r w:rsidRPr="00C71C9A">
          <w:rPr>
            <w:rFonts w:eastAsia="Times New Roman" w:cstheme="minorHAnsi"/>
            <w:sz w:val="24"/>
            <w:szCs w:val="24"/>
            <w:lang w:val="en-US" w:eastAsia="fr-BE"/>
            <w:rPrChange w:id="255" w:author="Gitu, Paula (DAD)" w:date="2024-10-08T14:22:00Z">
              <w:rPr>
                <w:rFonts w:ascii="Times New Roman" w:eastAsia="Times New Roman" w:hAnsi="Times New Roman" w:cs="Times New Roman"/>
                <w:sz w:val="24"/>
                <w:szCs w:val="24"/>
                <w:lang w:eastAsia="fr-BE"/>
              </w:rPr>
            </w:rPrChange>
          </w:rPr>
          <w:t>These both involve offering additional value for purchasing multiple items. "Pay 2 Take 3" is a specific instance of providing extra products, while "20% Extra" can apply to various situations, including similar bulk buying incentives.</w:t>
        </w:r>
      </w:ins>
    </w:p>
    <w:p w14:paraId="674A3049" w14:textId="77777777" w:rsidR="000873E6" w:rsidRPr="00C71C9A" w:rsidRDefault="000873E6" w:rsidP="000873E6">
      <w:pPr>
        <w:numPr>
          <w:ilvl w:val="0"/>
          <w:numId w:val="16"/>
        </w:numPr>
        <w:spacing w:before="100" w:beforeAutospacing="1" w:after="100" w:afterAutospacing="1" w:line="240" w:lineRule="auto"/>
        <w:rPr>
          <w:ins w:id="256" w:author="Stefanie Vandevijvere" w:date="2024-09-29T09:43:00Z"/>
          <w:rFonts w:eastAsia="Times New Roman" w:cstheme="minorHAnsi"/>
          <w:sz w:val="24"/>
          <w:szCs w:val="24"/>
          <w:lang w:val="en-US" w:eastAsia="fr-BE"/>
          <w:rPrChange w:id="257" w:author="Gitu, Paula (DAD)" w:date="2024-10-08T14:22:00Z">
            <w:rPr>
              <w:ins w:id="258" w:author="Stefanie Vandevijvere" w:date="2024-09-29T09:43:00Z"/>
              <w:rFonts w:ascii="Times New Roman" w:eastAsia="Times New Roman" w:hAnsi="Times New Roman" w:cs="Times New Roman"/>
              <w:sz w:val="24"/>
              <w:szCs w:val="24"/>
              <w:lang w:eastAsia="fr-BE"/>
            </w:rPr>
          </w:rPrChange>
        </w:rPr>
      </w:pPr>
      <w:ins w:id="259" w:author="Stefanie Vandevijvere" w:date="2024-09-29T09:43:00Z">
        <w:r w:rsidRPr="00C71C9A">
          <w:rPr>
            <w:rFonts w:eastAsia="Times New Roman" w:cstheme="minorHAnsi"/>
            <w:b/>
            <w:bCs/>
            <w:sz w:val="24"/>
            <w:szCs w:val="24"/>
            <w:lang w:val="en-US" w:eastAsia="fr-BE"/>
            <w:rPrChange w:id="260" w:author="Gitu, Paula (DAD)" w:date="2024-10-08T14:22:00Z">
              <w:rPr>
                <w:rFonts w:ascii="Times New Roman" w:eastAsia="Times New Roman" w:hAnsi="Times New Roman" w:cs="Times New Roman"/>
                <w:b/>
                <w:bCs/>
                <w:sz w:val="24"/>
                <w:szCs w:val="24"/>
                <w:lang w:eastAsia="fr-BE"/>
              </w:rPr>
            </w:rPrChange>
          </w:rPr>
          <w:t>Limited Edition</w:t>
        </w:r>
        <w:r w:rsidRPr="00C71C9A">
          <w:rPr>
            <w:rFonts w:eastAsia="Times New Roman" w:cstheme="minorHAnsi"/>
            <w:sz w:val="24"/>
            <w:szCs w:val="24"/>
            <w:lang w:val="en-US" w:eastAsia="fr-BE"/>
            <w:rPrChange w:id="261" w:author="Gitu, Paula (DAD)" w:date="2024-10-08T14:22:00Z">
              <w:rPr>
                <w:rFonts w:ascii="Times New Roman" w:eastAsia="Times New Roman" w:hAnsi="Times New Roman" w:cs="Times New Roman"/>
                <w:sz w:val="24"/>
                <w:szCs w:val="24"/>
                <w:lang w:eastAsia="fr-BE"/>
              </w:rPr>
            </w:rPrChange>
          </w:rPr>
          <w:t xml:space="preserve"> &amp; </w:t>
        </w:r>
        <w:r w:rsidRPr="00C71C9A">
          <w:rPr>
            <w:rFonts w:eastAsia="Times New Roman" w:cstheme="minorHAnsi"/>
            <w:b/>
            <w:bCs/>
            <w:sz w:val="24"/>
            <w:szCs w:val="24"/>
            <w:lang w:val="en-US" w:eastAsia="fr-BE"/>
            <w:rPrChange w:id="262" w:author="Gitu, Paula (DAD)" w:date="2024-10-08T14:22:00Z">
              <w:rPr>
                <w:rFonts w:ascii="Times New Roman" w:eastAsia="Times New Roman" w:hAnsi="Times New Roman" w:cs="Times New Roman"/>
                <w:b/>
                <w:bCs/>
                <w:sz w:val="24"/>
                <w:szCs w:val="24"/>
                <w:lang w:eastAsia="fr-BE"/>
              </w:rPr>
            </w:rPrChange>
          </w:rPr>
          <w:t>Gift or Collectible</w:t>
        </w:r>
        <w:r w:rsidRPr="00C71C9A">
          <w:rPr>
            <w:rFonts w:eastAsia="Times New Roman" w:cstheme="minorHAnsi"/>
            <w:sz w:val="24"/>
            <w:szCs w:val="24"/>
            <w:lang w:val="en-US" w:eastAsia="fr-BE"/>
            <w:rPrChange w:id="263" w:author="Gitu, Paula (DAD)" w:date="2024-10-08T14:22:00Z">
              <w:rPr>
                <w:rFonts w:ascii="Times New Roman" w:eastAsia="Times New Roman" w:hAnsi="Times New Roman" w:cs="Times New Roman"/>
                <w:sz w:val="24"/>
                <w:szCs w:val="24"/>
                <w:lang w:eastAsia="fr-BE"/>
              </w:rPr>
            </w:rPrChange>
          </w:rPr>
          <w:t>:</w:t>
        </w:r>
      </w:ins>
    </w:p>
    <w:p w14:paraId="242B4992" w14:textId="77777777" w:rsidR="000873E6" w:rsidRPr="00C71C9A" w:rsidRDefault="000873E6" w:rsidP="000873E6">
      <w:pPr>
        <w:numPr>
          <w:ilvl w:val="1"/>
          <w:numId w:val="16"/>
        </w:numPr>
        <w:spacing w:before="100" w:beforeAutospacing="1" w:after="100" w:afterAutospacing="1" w:line="240" w:lineRule="auto"/>
        <w:rPr>
          <w:ins w:id="264" w:author="Stefanie Vandevijvere" w:date="2024-09-29T09:43:00Z"/>
          <w:rFonts w:eastAsia="Times New Roman" w:cstheme="minorHAnsi"/>
          <w:sz w:val="24"/>
          <w:szCs w:val="24"/>
          <w:lang w:val="en-US" w:eastAsia="fr-BE"/>
          <w:rPrChange w:id="265" w:author="Gitu, Paula (DAD)" w:date="2024-10-08T14:22:00Z">
            <w:rPr>
              <w:ins w:id="266" w:author="Stefanie Vandevijvere" w:date="2024-09-29T09:43:00Z"/>
              <w:rFonts w:ascii="Times New Roman" w:eastAsia="Times New Roman" w:hAnsi="Times New Roman" w:cs="Times New Roman"/>
              <w:sz w:val="24"/>
              <w:szCs w:val="24"/>
              <w:lang w:eastAsia="fr-BE"/>
            </w:rPr>
          </w:rPrChange>
        </w:rPr>
      </w:pPr>
      <w:ins w:id="267" w:author="Stefanie Vandevijvere" w:date="2024-09-29T09:43:00Z">
        <w:r w:rsidRPr="00C71C9A">
          <w:rPr>
            <w:rFonts w:eastAsia="Times New Roman" w:cstheme="minorHAnsi"/>
            <w:sz w:val="24"/>
            <w:szCs w:val="24"/>
            <w:lang w:val="en-US" w:eastAsia="fr-BE"/>
            <w:rPrChange w:id="268" w:author="Gitu, Paula (DAD)" w:date="2024-10-08T14:22:00Z">
              <w:rPr>
                <w:rFonts w:ascii="Times New Roman" w:eastAsia="Times New Roman" w:hAnsi="Times New Roman" w:cs="Times New Roman"/>
                <w:sz w:val="24"/>
                <w:szCs w:val="24"/>
                <w:lang w:eastAsia="fr-BE"/>
              </w:rPr>
            </w:rPrChange>
          </w:rPr>
          <w:lastRenderedPageBreak/>
          <w:t>Limited edition items can also function as collectibles. Both categories appeal to consumers' desire for unique products, but the focus on exclusivity may overlap.</w:t>
        </w:r>
      </w:ins>
    </w:p>
    <w:p w14:paraId="2BB232D8" w14:textId="77777777" w:rsidR="000873E6" w:rsidRPr="00C71C9A" w:rsidRDefault="000873E6" w:rsidP="000873E6">
      <w:pPr>
        <w:numPr>
          <w:ilvl w:val="0"/>
          <w:numId w:val="16"/>
        </w:numPr>
        <w:spacing w:before="100" w:beforeAutospacing="1" w:after="100" w:afterAutospacing="1" w:line="240" w:lineRule="auto"/>
        <w:rPr>
          <w:ins w:id="269" w:author="Stefanie Vandevijvere" w:date="2024-09-29T09:43:00Z"/>
          <w:rFonts w:eastAsia="Times New Roman" w:cstheme="minorHAnsi"/>
          <w:sz w:val="24"/>
          <w:szCs w:val="24"/>
          <w:lang w:eastAsia="fr-BE"/>
          <w:rPrChange w:id="270" w:author="Gitu, Paula (DAD)" w:date="2024-10-08T14:22:00Z">
            <w:rPr>
              <w:ins w:id="271" w:author="Stefanie Vandevijvere" w:date="2024-09-29T09:43:00Z"/>
              <w:rFonts w:ascii="Times New Roman" w:eastAsia="Times New Roman" w:hAnsi="Times New Roman" w:cs="Times New Roman"/>
              <w:sz w:val="24"/>
              <w:szCs w:val="24"/>
              <w:lang w:eastAsia="fr-BE"/>
            </w:rPr>
          </w:rPrChange>
        </w:rPr>
      </w:pPr>
      <w:ins w:id="272" w:author="Stefanie Vandevijvere" w:date="2024-09-29T09:43:00Z">
        <w:r w:rsidRPr="00C71C9A">
          <w:rPr>
            <w:rFonts w:eastAsia="Times New Roman" w:cstheme="minorHAnsi"/>
            <w:b/>
            <w:bCs/>
            <w:sz w:val="24"/>
            <w:szCs w:val="24"/>
            <w:lang w:eastAsia="fr-BE"/>
            <w:rPrChange w:id="273" w:author="Gitu, Paula (DAD)" w:date="2024-10-08T14:22:00Z">
              <w:rPr>
                <w:rFonts w:ascii="Times New Roman" w:eastAsia="Times New Roman" w:hAnsi="Times New Roman" w:cs="Times New Roman"/>
                <w:b/>
                <w:bCs/>
                <w:sz w:val="24"/>
                <w:szCs w:val="24"/>
                <w:lang w:eastAsia="fr-BE"/>
              </w:rPr>
            </w:rPrChange>
          </w:rPr>
          <w:t>Price Discount</w:t>
        </w:r>
        <w:r w:rsidRPr="00C71C9A">
          <w:rPr>
            <w:rFonts w:eastAsia="Times New Roman" w:cstheme="minorHAnsi"/>
            <w:sz w:val="24"/>
            <w:szCs w:val="24"/>
            <w:lang w:eastAsia="fr-BE"/>
            <w:rPrChange w:id="274" w:author="Gitu, Paula (DAD)" w:date="2024-10-08T14:22:00Z">
              <w:rPr>
                <w:rFonts w:ascii="Times New Roman" w:eastAsia="Times New Roman" w:hAnsi="Times New Roman" w:cs="Times New Roman"/>
                <w:sz w:val="24"/>
                <w:szCs w:val="24"/>
                <w:lang w:eastAsia="fr-BE"/>
              </w:rPr>
            </w:rPrChange>
          </w:rPr>
          <w:t xml:space="preserve"> &amp; </w:t>
        </w:r>
        <w:proofErr w:type="spellStart"/>
        <w:r w:rsidRPr="00C71C9A">
          <w:rPr>
            <w:rFonts w:eastAsia="Times New Roman" w:cstheme="minorHAnsi"/>
            <w:b/>
            <w:bCs/>
            <w:sz w:val="24"/>
            <w:szCs w:val="24"/>
            <w:lang w:eastAsia="fr-BE"/>
            <w:rPrChange w:id="275" w:author="Gitu, Paula (DAD)" w:date="2024-10-08T14:22:00Z">
              <w:rPr>
                <w:rFonts w:ascii="Times New Roman" w:eastAsia="Times New Roman" w:hAnsi="Times New Roman" w:cs="Times New Roman"/>
                <w:b/>
                <w:bCs/>
                <w:sz w:val="24"/>
                <w:szCs w:val="24"/>
                <w:lang w:eastAsia="fr-BE"/>
              </w:rPr>
            </w:rPrChange>
          </w:rPr>
          <w:t>Loyalty</w:t>
        </w:r>
        <w:proofErr w:type="spellEnd"/>
        <w:r w:rsidRPr="00C71C9A">
          <w:rPr>
            <w:rFonts w:eastAsia="Times New Roman" w:cstheme="minorHAnsi"/>
            <w:b/>
            <w:bCs/>
            <w:sz w:val="24"/>
            <w:szCs w:val="24"/>
            <w:lang w:eastAsia="fr-BE"/>
            <w:rPrChange w:id="276" w:author="Gitu, Paula (DAD)" w:date="2024-10-08T14:22:00Z">
              <w:rPr>
                <w:rFonts w:ascii="Times New Roman" w:eastAsia="Times New Roman" w:hAnsi="Times New Roman" w:cs="Times New Roman"/>
                <w:b/>
                <w:bCs/>
                <w:sz w:val="24"/>
                <w:szCs w:val="24"/>
                <w:lang w:eastAsia="fr-BE"/>
              </w:rPr>
            </w:rPrChange>
          </w:rPr>
          <w:t xml:space="preserve"> </w:t>
        </w:r>
        <w:proofErr w:type="gramStart"/>
        <w:r w:rsidRPr="00C71C9A">
          <w:rPr>
            <w:rFonts w:eastAsia="Times New Roman" w:cstheme="minorHAnsi"/>
            <w:b/>
            <w:bCs/>
            <w:sz w:val="24"/>
            <w:szCs w:val="24"/>
            <w:lang w:eastAsia="fr-BE"/>
            <w:rPrChange w:id="277" w:author="Gitu, Paula (DAD)" w:date="2024-10-08T14:22:00Z">
              <w:rPr>
                <w:rFonts w:ascii="Times New Roman" w:eastAsia="Times New Roman" w:hAnsi="Times New Roman" w:cs="Times New Roman"/>
                <w:b/>
                <w:bCs/>
                <w:sz w:val="24"/>
                <w:szCs w:val="24"/>
                <w:lang w:eastAsia="fr-BE"/>
              </w:rPr>
            </w:rPrChange>
          </w:rPr>
          <w:t>Programs</w:t>
        </w:r>
        <w:r w:rsidRPr="00C71C9A">
          <w:rPr>
            <w:rFonts w:eastAsia="Times New Roman" w:cstheme="minorHAnsi"/>
            <w:sz w:val="24"/>
            <w:szCs w:val="24"/>
            <w:lang w:eastAsia="fr-BE"/>
            <w:rPrChange w:id="278" w:author="Gitu, Paula (DAD)" w:date="2024-10-08T14:22:00Z">
              <w:rPr>
                <w:rFonts w:ascii="Times New Roman" w:eastAsia="Times New Roman" w:hAnsi="Times New Roman" w:cs="Times New Roman"/>
                <w:sz w:val="24"/>
                <w:szCs w:val="24"/>
                <w:lang w:eastAsia="fr-BE"/>
              </w:rPr>
            </w:rPrChange>
          </w:rPr>
          <w:t>:</w:t>
        </w:r>
        <w:proofErr w:type="gramEnd"/>
      </w:ins>
    </w:p>
    <w:p w14:paraId="6E5542E9" w14:textId="77777777" w:rsidR="000873E6" w:rsidRPr="00C71C9A" w:rsidRDefault="000873E6" w:rsidP="000873E6">
      <w:pPr>
        <w:numPr>
          <w:ilvl w:val="1"/>
          <w:numId w:val="16"/>
        </w:numPr>
        <w:spacing w:before="100" w:beforeAutospacing="1" w:after="100" w:afterAutospacing="1" w:line="240" w:lineRule="auto"/>
        <w:rPr>
          <w:ins w:id="279" w:author="Stefanie Vandevijvere" w:date="2024-09-29T09:43:00Z"/>
          <w:rFonts w:eastAsia="Times New Roman" w:cstheme="minorHAnsi"/>
          <w:sz w:val="24"/>
          <w:szCs w:val="24"/>
          <w:lang w:val="en-US" w:eastAsia="fr-BE"/>
          <w:rPrChange w:id="280" w:author="Gitu, Paula (DAD)" w:date="2024-10-08T14:22:00Z">
            <w:rPr>
              <w:ins w:id="281" w:author="Stefanie Vandevijvere" w:date="2024-09-29T09:43:00Z"/>
              <w:rFonts w:ascii="Times New Roman" w:eastAsia="Times New Roman" w:hAnsi="Times New Roman" w:cs="Times New Roman"/>
              <w:sz w:val="24"/>
              <w:szCs w:val="24"/>
              <w:lang w:eastAsia="fr-BE"/>
            </w:rPr>
          </w:rPrChange>
        </w:rPr>
      </w:pPr>
      <w:ins w:id="282" w:author="Stefanie Vandevijvere" w:date="2024-09-29T09:43:00Z">
        <w:r w:rsidRPr="00C71C9A">
          <w:rPr>
            <w:rFonts w:eastAsia="Times New Roman" w:cstheme="minorHAnsi"/>
            <w:sz w:val="24"/>
            <w:szCs w:val="24"/>
            <w:lang w:val="en-US" w:eastAsia="fr-BE"/>
            <w:rPrChange w:id="283" w:author="Gitu, Paula (DAD)" w:date="2024-10-08T14:22:00Z">
              <w:rPr>
                <w:rFonts w:ascii="Times New Roman" w:eastAsia="Times New Roman" w:hAnsi="Times New Roman" w:cs="Times New Roman"/>
                <w:sz w:val="24"/>
                <w:szCs w:val="24"/>
                <w:lang w:eastAsia="fr-BE"/>
              </w:rPr>
            </w:rPrChange>
          </w:rPr>
          <w:t>Price discounts can be part of loyalty programs, where returning customers receive discounts as rewards. Both aim to encourage repeat purchases but may target different aspects of customer behavior.</w:t>
        </w:r>
      </w:ins>
    </w:p>
    <w:p w14:paraId="57F4D88F" w14:textId="77777777" w:rsidR="000873E6" w:rsidRPr="00C71C9A" w:rsidRDefault="000873E6" w:rsidP="000873E6">
      <w:pPr>
        <w:numPr>
          <w:ilvl w:val="0"/>
          <w:numId w:val="16"/>
        </w:numPr>
        <w:spacing w:before="100" w:beforeAutospacing="1" w:after="100" w:afterAutospacing="1" w:line="240" w:lineRule="auto"/>
        <w:rPr>
          <w:ins w:id="284" w:author="Stefanie Vandevijvere" w:date="2024-09-29T09:43:00Z"/>
          <w:rFonts w:eastAsia="Times New Roman" w:cstheme="minorHAnsi"/>
          <w:sz w:val="24"/>
          <w:szCs w:val="24"/>
          <w:lang w:val="en-US" w:eastAsia="fr-BE"/>
          <w:rPrChange w:id="285" w:author="Gitu, Paula (DAD)" w:date="2024-10-08T14:22:00Z">
            <w:rPr>
              <w:ins w:id="286" w:author="Stefanie Vandevijvere" w:date="2024-09-29T09:43:00Z"/>
              <w:rFonts w:ascii="Times New Roman" w:eastAsia="Times New Roman" w:hAnsi="Times New Roman" w:cs="Times New Roman"/>
              <w:sz w:val="24"/>
              <w:szCs w:val="24"/>
              <w:lang w:eastAsia="fr-BE"/>
            </w:rPr>
          </w:rPrChange>
        </w:rPr>
      </w:pPr>
      <w:ins w:id="287" w:author="Stefanie Vandevijvere" w:date="2024-09-29T09:43:00Z">
        <w:r w:rsidRPr="00C71C9A">
          <w:rPr>
            <w:rFonts w:eastAsia="Times New Roman" w:cstheme="minorHAnsi"/>
            <w:b/>
            <w:bCs/>
            <w:sz w:val="24"/>
            <w:szCs w:val="24"/>
            <w:lang w:val="en-US" w:eastAsia="fr-BE"/>
            <w:rPrChange w:id="288" w:author="Gitu, Paula (DAD)" w:date="2024-10-08T14:22:00Z">
              <w:rPr>
                <w:rFonts w:ascii="Times New Roman" w:eastAsia="Times New Roman" w:hAnsi="Times New Roman" w:cs="Times New Roman"/>
                <w:b/>
                <w:bCs/>
                <w:sz w:val="24"/>
                <w:szCs w:val="24"/>
                <w:lang w:eastAsia="fr-BE"/>
              </w:rPr>
            </w:rPrChange>
          </w:rPr>
          <w:t>Social Charity</w:t>
        </w:r>
        <w:r w:rsidRPr="00C71C9A">
          <w:rPr>
            <w:rFonts w:eastAsia="Times New Roman" w:cstheme="minorHAnsi"/>
            <w:sz w:val="24"/>
            <w:szCs w:val="24"/>
            <w:lang w:val="en-US" w:eastAsia="fr-BE"/>
            <w:rPrChange w:id="289" w:author="Gitu, Paula (DAD)" w:date="2024-10-08T14:22:00Z">
              <w:rPr>
                <w:rFonts w:ascii="Times New Roman" w:eastAsia="Times New Roman" w:hAnsi="Times New Roman" w:cs="Times New Roman"/>
                <w:sz w:val="24"/>
                <w:szCs w:val="24"/>
                <w:lang w:eastAsia="fr-BE"/>
              </w:rPr>
            </w:rPrChange>
          </w:rPr>
          <w:t xml:space="preserve"> &amp; </w:t>
        </w:r>
        <w:r w:rsidRPr="00C71C9A">
          <w:rPr>
            <w:rFonts w:eastAsia="Times New Roman" w:cstheme="minorHAnsi"/>
            <w:b/>
            <w:bCs/>
            <w:sz w:val="24"/>
            <w:szCs w:val="24"/>
            <w:lang w:val="en-US" w:eastAsia="fr-BE"/>
            <w:rPrChange w:id="290" w:author="Gitu, Paula (DAD)" w:date="2024-10-08T14:22:00Z">
              <w:rPr>
                <w:rFonts w:ascii="Times New Roman" w:eastAsia="Times New Roman" w:hAnsi="Times New Roman" w:cs="Times New Roman"/>
                <w:b/>
                <w:bCs/>
                <w:sz w:val="24"/>
                <w:szCs w:val="24"/>
                <w:lang w:eastAsia="fr-BE"/>
              </w:rPr>
            </w:rPrChange>
          </w:rPr>
          <w:t>Gift or Collectible</w:t>
        </w:r>
        <w:r w:rsidRPr="00C71C9A">
          <w:rPr>
            <w:rFonts w:eastAsia="Times New Roman" w:cstheme="minorHAnsi"/>
            <w:sz w:val="24"/>
            <w:szCs w:val="24"/>
            <w:lang w:val="en-US" w:eastAsia="fr-BE"/>
            <w:rPrChange w:id="291" w:author="Gitu, Paula (DAD)" w:date="2024-10-08T14:22:00Z">
              <w:rPr>
                <w:rFonts w:ascii="Times New Roman" w:eastAsia="Times New Roman" w:hAnsi="Times New Roman" w:cs="Times New Roman"/>
                <w:sz w:val="24"/>
                <w:szCs w:val="24"/>
                <w:lang w:eastAsia="fr-BE"/>
              </w:rPr>
            </w:rPrChange>
          </w:rPr>
          <w:t>:</w:t>
        </w:r>
      </w:ins>
    </w:p>
    <w:p w14:paraId="6724BFC9" w14:textId="77777777" w:rsidR="000873E6" w:rsidRPr="00C71C9A" w:rsidRDefault="000873E6" w:rsidP="000873E6">
      <w:pPr>
        <w:numPr>
          <w:ilvl w:val="1"/>
          <w:numId w:val="16"/>
        </w:numPr>
        <w:spacing w:before="100" w:beforeAutospacing="1" w:after="100" w:afterAutospacing="1" w:line="240" w:lineRule="auto"/>
        <w:rPr>
          <w:ins w:id="292" w:author="Stefanie Vandevijvere" w:date="2024-09-29T09:43:00Z"/>
          <w:rFonts w:eastAsia="Times New Roman" w:cstheme="minorHAnsi"/>
          <w:sz w:val="24"/>
          <w:szCs w:val="24"/>
          <w:lang w:val="en-US" w:eastAsia="fr-BE"/>
          <w:rPrChange w:id="293" w:author="Gitu, Paula (DAD)" w:date="2024-10-08T14:22:00Z">
            <w:rPr>
              <w:ins w:id="294" w:author="Stefanie Vandevijvere" w:date="2024-09-29T09:43:00Z"/>
              <w:rFonts w:ascii="Times New Roman" w:eastAsia="Times New Roman" w:hAnsi="Times New Roman" w:cs="Times New Roman"/>
              <w:sz w:val="24"/>
              <w:szCs w:val="24"/>
              <w:lang w:eastAsia="fr-BE"/>
            </w:rPr>
          </w:rPrChange>
        </w:rPr>
      </w:pPr>
      <w:ins w:id="295" w:author="Stefanie Vandevijvere" w:date="2024-09-29T09:43:00Z">
        <w:r w:rsidRPr="00C71C9A">
          <w:rPr>
            <w:rFonts w:eastAsia="Times New Roman" w:cstheme="minorHAnsi"/>
            <w:sz w:val="24"/>
            <w:szCs w:val="24"/>
            <w:lang w:val="en-US" w:eastAsia="fr-BE"/>
            <w:rPrChange w:id="296" w:author="Gitu, Paula (DAD)" w:date="2024-10-08T14:22:00Z">
              <w:rPr>
                <w:rFonts w:ascii="Times New Roman" w:eastAsia="Times New Roman" w:hAnsi="Times New Roman" w:cs="Times New Roman"/>
                <w:sz w:val="24"/>
                <w:szCs w:val="24"/>
                <w:lang w:eastAsia="fr-BE"/>
              </w:rPr>
            </w:rPrChange>
          </w:rPr>
          <w:t>If a collectible item supports a charitable cause, these two can overlap. For example, a collectible that donates a portion of proceeds to charity can fit both categories.</w:t>
        </w:r>
      </w:ins>
    </w:p>
    <w:p w14:paraId="07DE7A0F" w14:textId="77777777" w:rsidR="000873E6" w:rsidRPr="00C71C9A" w:rsidRDefault="000873E6" w:rsidP="000873E6">
      <w:pPr>
        <w:spacing w:before="100" w:beforeAutospacing="1" w:after="100" w:afterAutospacing="1" w:line="240" w:lineRule="auto"/>
        <w:outlineLvl w:val="2"/>
        <w:rPr>
          <w:ins w:id="297" w:author="Stefanie Vandevijvere" w:date="2024-09-29T09:43:00Z"/>
          <w:rFonts w:eastAsia="Times New Roman" w:cstheme="minorHAnsi"/>
          <w:b/>
          <w:bCs/>
          <w:sz w:val="27"/>
          <w:szCs w:val="27"/>
          <w:lang w:val="en-US" w:eastAsia="fr-BE"/>
          <w:rPrChange w:id="298" w:author="Gitu, Paula (DAD)" w:date="2024-10-08T14:22:00Z">
            <w:rPr>
              <w:ins w:id="299" w:author="Stefanie Vandevijvere" w:date="2024-09-29T09:43:00Z"/>
              <w:rFonts w:ascii="Times New Roman" w:eastAsia="Times New Roman" w:hAnsi="Times New Roman" w:cs="Times New Roman"/>
              <w:b/>
              <w:bCs/>
              <w:sz w:val="27"/>
              <w:szCs w:val="27"/>
              <w:lang w:eastAsia="fr-BE"/>
            </w:rPr>
          </w:rPrChange>
        </w:rPr>
      </w:pPr>
      <w:ins w:id="300" w:author="Stefanie Vandevijvere" w:date="2024-09-29T09:43:00Z">
        <w:r w:rsidRPr="00C71C9A">
          <w:rPr>
            <w:rFonts w:eastAsia="Times New Roman" w:cstheme="minorHAnsi"/>
            <w:b/>
            <w:bCs/>
            <w:sz w:val="27"/>
            <w:szCs w:val="27"/>
            <w:lang w:val="en-US" w:eastAsia="fr-BE"/>
            <w:rPrChange w:id="301" w:author="Gitu, Paula (DAD)" w:date="2024-10-08T14:22:00Z">
              <w:rPr>
                <w:rFonts w:ascii="Times New Roman" w:eastAsia="Times New Roman" w:hAnsi="Times New Roman" w:cs="Times New Roman"/>
                <w:b/>
                <w:bCs/>
                <w:sz w:val="27"/>
                <w:szCs w:val="27"/>
                <w:lang w:eastAsia="fr-BE"/>
              </w:rPr>
            </w:rPrChange>
          </w:rPr>
          <w:t>Suggestions for Clarity</w:t>
        </w:r>
      </w:ins>
    </w:p>
    <w:p w14:paraId="7CFD4479" w14:textId="77777777" w:rsidR="000873E6" w:rsidRPr="00C71C9A" w:rsidRDefault="000873E6" w:rsidP="000873E6">
      <w:pPr>
        <w:spacing w:before="100" w:beforeAutospacing="1" w:after="100" w:afterAutospacing="1" w:line="240" w:lineRule="auto"/>
        <w:rPr>
          <w:ins w:id="302" w:author="Stefanie Vandevijvere" w:date="2024-09-29T09:43:00Z"/>
          <w:rFonts w:eastAsia="Times New Roman" w:cstheme="minorHAnsi"/>
          <w:sz w:val="24"/>
          <w:szCs w:val="24"/>
          <w:lang w:val="en-US" w:eastAsia="fr-BE"/>
          <w:rPrChange w:id="303" w:author="Gitu, Paula (DAD)" w:date="2024-10-08T14:22:00Z">
            <w:rPr>
              <w:ins w:id="304" w:author="Stefanie Vandevijvere" w:date="2024-09-29T09:43:00Z"/>
              <w:rFonts w:ascii="Times New Roman" w:eastAsia="Times New Roman" w:hAnsi="Times New Roman" w:cs="Times New Roman"/>
              <w:sz w:val="24"/>
              <w:szCs w:val="24"/>
              <w:lang w:eastAsia="fr-BE"/>
            </w:rPr>
          </w:rPrChange>
        </w:rPr>
      </w:pPr>
      <w:ins w:id="305" w:author="Stefanie Vandevijvere" w:date="2024-09-29T09:43:00Z">
        <w:r w:rsidRPr="00C71C9A">
          <w:rPr>
            <w:rFonts w:eastAsia="Times New Roman" w:cstheme="minorHAnsi"/>
            <w:sz w:val="24"/>
            <w:szCs w:val="24"/>
            <w:lang w:val="en-US" w:eastAsia="fr-BE"/>
            <w:rPrChange w:id="306" w:author="Gitu, Paula (DAD)" w:date="2024-10-08T14:22:00Z">
              <w:rPr>
                <w:rFonts w:ascii="Times New Roman" w:eastAsia="Times New Roman" w:hAnsi="Times New Roman" w:cs="Times New Roman"/>
                <w:sz w:val="24"/>
                <w:szCs w:val="24"/>
                <w:lang w:eastAsia="fr-BE"/>
              </w:rPr>
            </w:rPrChange>
          </w:rPr>
          <w:t>To enhance clarity and avoid confusion, you might consider:</w:t>
        </w:r>
      </w:ins>
    </w:p>
    <w:p w14:paraId="1B38CA8C" w14:textId="77777777" w:rsidR="000873E6" w:rsidRPr="00C71C9A" w:rsidRDefault="000873E6" w:rsidP="000873E6">
      <w:pPr>
        <w:numPr>
          <w:ilvl w:val="0"/>
          <w:numId w:val="17"/>
        </w:numPr>
        <w:spacing w:before="100" w:beforeAutospacing="1" w:after="100" w:afterAutospacing="1" w:line="240" w:lineRule="auto"/>
        <w:rPr>
          <w:ins w:id="307" w:author="Stefanie Vandevijvere" w:date="2024-09-29T09:43:00Z"/>
          <w:rFonts w:eastAsia="Times New Roman" w:cstheme="minorHAnsi"/>
          <w:sz w:val="24"/>
          <w:szCs w:val="24"/>
          <w:lang w:val="en-US" w:eastAsia="fr-BE"/>
          <w:rPrChange w:id="308" w:author="Gitu, Paula (DAD)" w:date="2024-10-08T14:22:00Z">
            <w:rPr>
              <w:ins w:id="309" w:author="Stefanie Vandevijvere" w:date="2024-09-29T09:43:00Z"/>
              <w:rFonts w:ascii="Times New Roman" w:eastAsia="Times New Roman" w:hAnsi="Times New Roman" w:cs="Times New Roman"/>
              <w:sz w:val="24"/>
              <w:szCs w:val="24"/>
              <w:lang w:eastAsia="fr-BE"/>
            </w:rPr>
          </w:rPrChange>
        </w:rPr>
      </w:pPr>
      <w:ins w:id="310" w:author="Stefanie Vandevijvere" w:date="2024-09-29T09:43:00Z">
        <w:r w:rsidRPr="00C71C9A">
          <w:rPr>
            <w:rFonts w:eastAsia="Times New Roman" w:cstheme="minorHAnsi"/>
            <w:b/>
            <w:bCs/>
            <w:sz w:val="24"/>
            <w:szCs w:val="24"/>
            <w:lang w:val="en-US" w:eastAsia="fr-BE"/>
            <w:rPrChange w:id="311" w:author="Gitu, Paula (DAD)" w:date="2024-10-08T14:22:00Z">
              <w:rPr>
                <w:rFonts w:ascii="Times New Roman" w:eastAsia="Times New Roman" w:hAnsi="Times New Roman" w:cs="Times New Roman"/>
                <w:b/>
                <w:bCs/>
                <w:sz w:val="24"/>
                <w:szCs w:val="24"/>
                <w:lang w:eastAsia="fr-BE"/>
              </w:rPr>
            </w:rPrChange>
          </w:rPr>
          <w:t>Combining or specifying categories</w:t>
        </w:r>
        <w:r w:rsidRPr="00C71C9A">
          <w:rPr>
            <w:rFonts w:eastAsia="Times New Roman" w:cstheme="minorHAnsi"/>
            <w:sz w:val="24"/>
            <w:szCs w:val="24"/>
            <w:lang w:val="en-US" w:eastAsia="fr-BE"/>
            <w:rPrChange w:id="312" w:author="Gitu, Paula (DAD)" w:date="2024-10-08T14:22:00Z">
              <w:rPr>
                <w:rFonts w:ascii="Times New Roman" w:eastAsia="Times New Roman" w:hAnsi="Times New Roman" w:cs="Times New Roman"/>
                <w:sz w:val="24"/>
                <w:szCs w:val="24"/>
                <w:lang w:eastAsia="fr-BE"/>
              </w:rPr>
            </w:rPrChange>
          </w:rPr>
          <w:t>: For example, merge "Pay 2 Take 3" and "20% Extra" into a single category focused on volume discounts, emphasizing various promotional structures.</w:t>
        </w:r>
      </w:ins>
    </w:p>
    <w:p w14:paraId="6CBF289C" w14:textId="77777777" w:rsidR="000873E6" w:rsidRPr="00C71C9A" w:rsidRDefault="000873E6" w:rsidP="000873E6">
      <w:pPr>
        <w:numPr>
          <w:ilvl w:val="0"/>
          <w:numId w:val="17"/>
        </w:numPr>
        <w:spacing w:before="100" w:beforeAutospacing="1" w:after="100" w:afterAutospacing="1" w:line="240" w:lineRule="auto"/>
        <w:rPr>
          <w:ins w:id="313" w:author="Stefanie Vandevijvere" w:date="2024-09-29T09:43:00Z"/>
          <w:rFonts w:eastAsia="Times New Roman" w:cstheme="minorHAnsi"/>
          <w:sz w:val="24"/>
          <w:szCs w:val="24"/>
          <w:lang w:val="en-US" w:eastAsia="fr-BE"/>
          <w:rPrChange w:id="314" w:author="Gitu, Paula (DAD)" w:date="2024-10-08T14:22:00Z">
            <w:rPr>
              <w:ins w:id="315" w:author="Stefanie Vandevijvere" w:date="2024-09-29T09:43:00Z"/>
              <w:rFonts w:ascii="Times New Roman" w:eastAsia="Times New Roman" w:hAnsi="Times New Roman" w:cs="Times New Roman"/>
              <w:sz w:val="24"/>
              <w:szCs w:val="24"/>
              <w:lang w:eastAsia="fr-BE"/>
            </w:rPr>
          </w:rPrChange>
        </w:rPr>
      </w:pPr>
      <w:ins w:id="316" w:author="Stefanie Vandevijvere" w:date="2024-09-29T09:43:00Z">
        <w:r w:rsidRPr="00C71C9A">
          <w:rPr>
            <w:rFonts w:eastAsia="Times New Roman" w:cstheme="minorHAnsi"/>
            <w:b/>
            <w:bCs/>
            <w:sz w:val="24"/>
            <w:szCs w:val="24"/>
            <w:lang w:val="en-US" w:eastAsia="fr-BE"/>
            <w:rPrChange w:id="317" w:author="Gitu, Paula (DAD)" w:date="2024-10-08T14:22:00Z">
              <w:rPr>
                <w:rFonts w:ascii="Times New Roman" w:eastAsia="Times New Roman" w:hAnsi="Times New Roman" w:cs="Times New Roman"/>
                <w:b/>
                <w:bCs/>
                <w:sz w:val="24"/>
                <w:szCs w:val="24"/>
                <w:lang w:eastAsia="fr-BE"/>
              </w:rPr>
            </w:rPrChange>
          </w:rPr>
          <w:t>Defining unique aspects</w:t>
        </w:r>
        <w:r w:rsidRPr="00C71C9A">
          <w:rPr>
            <w:rFonts w:eastAsia="Times New Roman" w:cstheme="minorHAnsi"/>
            <w:sz w:val="24"/>
            <w:szCs w:val="24"/>
            <w:lang w:val="en-US" w:eastAsia="fr-BE"/>
            <w:rPrChange w:id="318" w:author="Gitu, Paula (DAD)" w:date="2024-10-08T14:22:00Z">
              <w:rPr>
                <w:rFonts w:ascii="Times New Roman" w:eastAsia="Times New Roman" w:hAnsi="Times New Roman" w:cs="Times New Roman"/>
                <w:sz w:val="24"/>
                <w:szCs w:val="24"/>
                <w:lang w:eastAsia="fr-BE"/>
              </w:rPr>
            </w:rPrChange>
          </w:rPr>
          <w:t>: Clearly outline what sets each category apart to ensure distinctiveness while acknowledging where they may intersect.</w:t>
        </w:r>
      </w:ins>
    </w:p>
    <w:p w14:paraId="5C06A84A" w14:textId="77777777" w:rsidR="000873E6" w:rsidRPr="00C71C9A" w:rsidRDefault="000873E6">
      <w:pPr>
        <w:rPr>
          <w:rFonts w:cstheme="minorHAnsi"/>
          <w:lang w:val="en-US"/>
        </w:rPr>
      </w:pPr>
    </w:p>
    <w:sectPr w:rsidR="000873E6" w:rsidRPr="00C71C9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tefanie Vandevijvere" w:date="2024-09-29T09:52:00Z" w:initials="SV">
    <w:p w14:paraId="1E2B92EB" w14:textId="09A5853A" w:rsidR="008916DB" w:rsidRPr="008916DB" w:rsidRDefault="008916DB">
      <w:pPr>
        <w:pStyle w:val="CommentText"/>
        <w:rPr>
          <w:lang w:val="en-US"/>
        </w:rPr>
      </w:pPr>
      <w:r>
        <w:rPr>
          <w:rStyle w:val="CommentReference"/>
        </w:rPr>
        <w:annotationRef/>
      </w:r>
      <w:r w:rsidRPr="008916DB">
        <w:rPr>
          <w:lang w:val="en-US"/>
        </w:rPr>
        <w:t>Here I wonder if we s</w:t>
      </w:r>
      <w:r>
        <w:rPr>
          <w:lang w:val="en-US"/>
        </w:rPr>
        <w:t>hould change to adolescents?</w:t>
      </w:r>
    </w:p>
  </w:comment>
  <w:comment w:id="2" w:author="Stefanie Vandevijvere" w:date="2024-09-29T09:53:00Z" w:initials="SV">
    <w:p w14:paraId="71890D45" w14:textId="563896BA" w:rsidR="008916DB" w:rsidRPr="008916DB" w:rsidRDefault="008916DB">
      <w:pPr>
        <w:pStyle w:val="CommentText"/>
        <w:rPr>
          <w:lang w:val="en-US"/>
        </w:rPr>
      </w:pPr>
      <w:r>
        <w:rPr>
          <w:rStyle w:val="CommentReference"/>
        </w:rPr>
        <w:annotationRef/>
      </w:r>
      <w:r w:rsidRPr="008916DB">
        <w:rPr>
          <w:lang w:val="en-US"/>
        </w:rPr>
        <w:t>For your study not relevant s</w:t>
      </w:r>
      <w:r>
        <w:rPr>
          <w:lang w:val="en-US"/>
        </w:rPr>
        <w:t>ince these are not captured by META I think</w:t>
      </w:r>
    </w:p>
  </w:comment>
  <w:comment w:id="3" w:author="Stefanie Vandevijvere" w:date="2024-09-29T09:54:00Z" w:initials="SV">
    <w:p w14:paraId="53FB5096" w14:textId="75AD53AC" w:rsidR="008916DB" w:rsidRPr="008916DB" w:rsidRDefault="008916DB">
      <w:pPr>
        <w:pStyle w:val="CommentText"/>
        <w:rPr>
          <w:lang w:val="en-US"/>
        </w:rPr>
      </w:pPr>
      <w:r>
        <w:rPr>
          <w:rStyle w:val="CommentReference"/>
        </w:rPr>
        <w:annotationRef/>
      </w:r>
      <w:r w:rsidRPr="008916DB">
        <w:rPr>
          <w:lang w:val="en-US"/>
        </w:rPr>
        <w:t>I think this is relevant b</w:t>
      </w:r>
      <w:r>
        <w:rPr>
          <w:lang w:val="en-US"/>
        </w:rPr>
        <w:t>ut fits better under premium offers</w:t>
      </w:r>
    </w:p>
  </w:comment>
  <w:comment w:id="4" w:author="Stefanie Vandevijvere" w:date="2024-09-29T09:56:00Z" w:initials="SV">
    <w:p w14:paraId="39B5BA91" w14:textId="3D84086C" w:rsidR="008916DB" w:rsidRPr="008916DB" w:rsidRDefault="008916DB">
      <w:pPr>
        <w:pStyle w:val="CommentText"/>
        <w:rPr>
          <w:lang w:val="en-US"/>
        </w:rPr>
      </w:pPr>
      <w:r>
        <w:rPr>
          <w:rStyle w:val="CommentReference"/>
        </w:rPr>
        <w:annotationRef/>
      </w:r>
      <w:r w:rsidRPr="008916DB">
        <w:rPr>
          <w:lang w:val="en-US"/>
        </w:rPr>
        <w:t>This could be relevant but f</w:t>
      </w:r>
      <w:r>
        <w:rPr>
          <w:lang w:val="en-US"/>
        </w:rPr>
        <w:t>its also better under premium offers</w:t>
      </w:r>
    </w:p>
  </w:comment>
  <w:comment w:id="194" w:author="Stefanie Vandevijvere" w:date="2024-09-29T09:59:00Z" w:initials="SV">
    <w:p w14:paraId="03C8A1BD" w14:textId="56CBD6D9" w:rsidR="00D64E67" w:rsidRPr="00D64E67" w:rsidRDefault="00D64E67">
      <w:pPr>
        <w:pStyle w:val="CommentText"/>
        <w:rPr>
          <w:lang w:val="en-US"/>
        </w:rPr>
      </w:pPr>
      <w:r>
        <w:rPr>
          <w:rStyle w:val="CommentReference"/>
        </w:rPr>
        <w:annotationRef/>
      </w:r>
      <w:r w:rsidRPr="00D64E67">
        <w:rPr>
          <w:lang w:val="en-US"/>
        </w:rPr>
        <w:t>This may be good to a</w:t>
      </w:r>
      <w:r>
        <w:rPr>
          <w:lang w:val="en-US"/>
        </w:rPr>
        <w:t>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2B92EB" w15:done="0"/>
  <w15:commentEx w15:paraId="71890D45" w15:done="0"/>
  <w15:commentEx w15:paraId="53FB5096" w15:done="0"/>
  <w15:commentEx w15:paraId="39B5BA91" w15:done="0"/>
  <w15:commentEx w15:paraId="03C8A1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A3A1CD" w16cex:dateUtc="2024-09-29T07:52:00Z"/>
  <w16cex:commentExtensible w16cex:durableId="2AA3A212" w16cex:dateUtc="2024-09-29T07:53:00Z"/>
  <w16cex:commentExtensible w16cex:durableId="2AA3A23F" w16cex:dateUtc="2024-09-29T07:54:00Z"/>
  <w16cex:commentExtensible w16cex:durableId="2AA3A2B4" w16cex:dateUtc="2024-09-29T07:56:00Z"/>
  <w16cex:commentExtensible w16cex:durableId="2AA3A379" w16cex:dateUtc="2024-09-29T0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2B92EB" w16cid:durableId="2AA3A1CD"/>
  <w16cid:commentId w16cid:paraId="71890D45" w16cid:durableId="2AA3A212"/>
  <w16cid:commentId w16cid:paraId="53FB5096" w16cid:durableId="2AA3A23F"/>
  <w16cid:commentId w16cid:paraId="39B5BA91" w16cid:durableId="2AA3A2B4"/>
  <w16cid:commentId w16cid:paraId="03C8A1BD" w16cid:durableId="2AA3A3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47BA"/>
    <w:multiLevelType w:val="multilevel"/>
    <w:tmpl w:val="F31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A739F"/>
    <w:multiLevelType w:val="multilevel"/>
    <w:tmpl w:val="B5B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343"/>
    <w:multiLevelType w:val="multilevel"/>
    <w:tmpl w:val="A50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C3621"/>
    <w:multiLevelType w:val="multilevel"/>
    <w:tmpl w:val="B4F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104F"/>
    <w:multiLevelType w:val="multilevel"/>
    <w:tmpl w:val="A50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4792"/>
    <w:multiLevelType w:val="multilevel"/>
    <w:tmpl w:val="F1D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D21E9"/>
    <w:multiLevelType w:val="multilevel"/>
    <w:tmpl w:val="2CFE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010B9"/>
    <w:multiLevelType w:val="multilevel"/>
    <w:tmpl w:val="703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1248F"/>
    <w:multiLevelType w:val="hybridMultilevel"/>
    <w:tmpl w:val="5A9A33E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3655E60"/>
    <w:multiLevelType w:val="multilevel"/>
    <w:tmpl w:val="AB88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C3C7D"/>
    <w:multiLevelType w:val="hybridMultilevel"/>
    <w:tmpl w:val="AFACD46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4168062A"/>
    <w:multiLevelType w:val="multilevel"/>
    <w:tmpl w:val="63F87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B6570C"/>
    <w:multiLevelType w:val="multilevel"/>
    <w:tmpl w:val="676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F5A08"/>
    <w:multiLevelType w:val="multilevel"/>
    <w:tmpl w:val="807CB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C178DD"/>
    <w:multiLevelType w:val="multilevel"/>
    <w:tmpl w:val="FD6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81BEB"/>
    <w:multiLevelType w:val="multilevel"/>
    <w:tmpl w:val="9CD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E7039"/>
    <w:multiLevelType w:val="multilevel"/>
    <w:tmpl w:val="2BF2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239AC"/>
    <w:multiLevelType w:val="multilevel"/>
    <w:tmpl w:val="7AA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509D3"/>
    <w:multiLevelType w:val="hybridMultilevel"/>
    <w:tmpl w:val="1FEC2AA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74BA670C"/>
    <w:multiLevelType w:val="multilevel"/>
    <w:tmpl w:val="1E8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F11EC"/>
    <w:multiLevelType w:val="multilevel"/>
    <w:tmpl w:val="8F8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6446E"/>
    <w:multiLevelType w:val="multilevel"/>
    <w:tmpl w:val="C54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534866">
    <w:abstractNumId w:val="12"/>
  </w:num>
  <w:num w:numId="2" w16cid:durableId="759789972">
    <w:abstractNumId w:val="20"/>
  </w:num>
  <w:num w:numId="3" w16cid:durableId="1318026968">
    <w:abstractNumId w:val="15"/>
  </w:num>
  <w:num w:numId="4" w16cid:durableId="737705621">
    <w:abstractNumId w:val="21"/>
  </w:num>
  <w:num w:numId="5" w16cid:durableId="1237590816">
    <w:abstractNumId w:val="9"/>
  </w:num>
  <w:num w:numId="6" w16cid:durableId="601033307">
    <w:abstractNumId w:val="16"/>
  </w:num>
  <w:num w:numId="7" w16cid:durableId="787428356">
    <w:abstractNumId w:val="19"/>
  </w:num>
  <w:num w:numId="8" w16cid:durableId="1902018552">
    <w:abstractNumId w:val="4"/>
  </w:num>
  <w:num w:numId="9" w16cid:durableId="340744107">
    <w:abstractNumId w:val="0"/>
  </w:num>
  <w:num w:numId="10" w16cid:durableId="1046374987">
    <w:abstractNumId w:val="7"/>
  </w:num>
  <w:num w:numId="11" w16cid:durableId="1125856644">
    <w:abstractNumId w:val="2"/>
  </w:num>
  <w:num w:numId="12" w16cid:durableId="824663582">
    <w:abstractNumId w:val="5"/>
  </w:num>
  <w:num w:numId="13" w16cid:durableId="1850371483">
    <w:abstractNumId w:val="3"/>
  </w:num>
  <w:num w:numId="14" w16cid:durableId="1385643951">
    <w:abstractNumId w:val="6"/>
  </w:num>
  <w:num w:numId="15" w16cid:durableId="2106150733">
    <w:abstractNumId w:val="17"/>
  </w:num>
  <w:num w:numId="16" w16cid:durableId="215820682">
    <w:abstractNumId w:val="13"/>
  </w:num>
  <w:num w:numId="17" w16cid:durableId="1578204828">
    <w:abstractNumId w:val="1"/>
  </w:num>
  <w:num w:numId="18" w16cid:durableId="1362441240">
    <w:abstractNumId w:val="11"/>
  </w:num>
  <w:num w:numId="19" w16cid:durableId="1351028389">
    <w:abstractNumId w:val="14"/>
  </w:num>
  <w:num w:numId="20" w16cid:durableId="2042507694">
    <w:abstractNumId w:val="8"/>
  </w:num>
  <w:num w:numId="21" w16cid:durableId="12729120">
    <w:abstractNumId w:val="10"/>
  </w:num>
  <w:num w:numId="22" w16cid:durableId="17997437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ie Vandevijvere">
    <w15:presenceInfo w15:providerId="None" w15:userId="Stefanie Vandevijvere"/>
  </w15:person>
  <w15:person w15:author="Gitu, Paula (DAD)">
    <w15:presenceInfo w15:providerId="None" w15:userId="Gitu, Paula (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3E"/>
    <w:rsid w:val="000873E6"/>
    <w:rsid w:val="000F1B98"/>
    <w:rsid w:val="00103071"/>
    <w:rsid w:val="0020373E"/>
    <w:rsid w:val="003F433D"/>
    <w:rsid w:val="003F594C"/>
    <w:rsid w:val="00496F77"/>
    <w:rsid w:val="005E6333"/>
    <w:rsid w:val="00602590"/>
    <w:rsid w:val="00685509"/>
    <w:rsid w:val="0088008D"/>
    <w:rsid w:val="008916DB"/>
    <w:rsid w:val="00A23DE4"/>
    <w:rsid w:val="00C462FC"/>
    <w:rsid w:val="00C71C9A"/>
    <w:rsid w:val="00D64E67"/>
    <w:rsid w:val="00D65413"/>
    <w:rsid w:val="00DC55AA"/>
    <w:rsid w:val="00E138FB"/>
    <w:rsid w:val="00F277A7"/>
    <w:rsid w:val="00F4767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35FB"/>
  <w15:chartTrackingRefBased/>
  <w15:docId w15:val="{4AFB3D72-4506-4BD8-AA3C-0E29E1E3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6DB"/>
    <w:pPr>
      <w:ind w:left="720"/>
      <w:contextualSpacing/>
    </w:pPr>
  </w:style>
  <w:style w:type="character" w:styleId="CommentReference">
    <w:name w:val="annotation reference"/>
    <w:basedOn w:val="DefaultParagraphFont"/>
    <w:uiPriority w:val="99"/>
    <w:semiHidden/>
    <w:unhideWhenUsed/>
    <w:rsid w:val="008916DB"/>
    <w:rPr>
      <w:sz w:val="16"/>
      <w:szCs w:val="16"/>
    </w:rPr>
  </w:style>
  <w:style w:type="paragraph" w:styleId="CommentText">
    <w:name w:val="annotation text"/>
    <w:basedOn w:val="Normal"/>
    <w:link w:val="CommentTextChar"/>
    <w:uiPriority w:val="99"/>
    <w:semiHidden/>
    <w:unhideWhenUsed/>
    <w:rsid w:val="008916DB"/>
    <w:pPr>
      <w:spacing w:line="240" w:lineRule="auto"/>
    </w:pPr>
    <w:rPr>
      <w:sz w:val="20"/>
      <w:szCs w:val="20"/>
    </w:rPr>
  </w:style>
  <w:style w:type="character" w:customStyle="1" w:styleId="CommentTextChar">
    <w:name w:val="Comment Text Char"/>
    <w:basedOn w:val="DefaultParagraphFont"/>
    <w:link w:val="CommentText"/>
    <w:uiPriority w:val="99"/>
    <w:semiHidden/>
    <w:rsid w:val="008916DB"/>
    <w:rPr>
      <w:sz w:val="20"/>
      <w:szCs w:val="20"/>
    </w:rPr>
  </w:style>
  <w:style w:type="paragraph" w:styleId="CommentSubject">
    <w:name w:val="annotation subject"/>
    <w:basedOn w:val="CommentText"/>
    <w:next w:val="CommentText"/>
    <w:link w:val="CommentSubjectChar"/>
    <w:uiPriority w:val="99"/>
    <w:semiHidden/>
    <w:unhideWhenUsed/>
    <w:rsid w:val="008916DB"/>
    <w:rPr>
      <w:b/>
      <w:bCs/>
    </w:rPr>
  </w:style>
  <w:style w:type="character" w:customStyle="1" w:styleId="CommentSubjectChar">
    <w:name w:val="Comment Subject Char"/>
    <w:basedOn w:val="CommentTextChar"/>
    <w:link w:val="CommentSubject"/>
    <w:uiPriority w:val="99"/>
    <w:semiHidden/>
    <w:rsid w:val="008916DB"/>
    <w:rPr>
      <w:b/>
      <w:bCs/>
      <w:sz w:val="20"/>
      <w:szCs w:val="20"/>
    </w:rPr>
  </w:style>
  <w:style w:type="paragraph" w:styleId="Revision">
    <w:name w:val="Revision"/>
    <w:hidden/>
    <w:uiPriority w:val="99"/>
    <w:semiHidden/>
    <w:rsid w:val="00A23D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51847">
      <w:bodyDiv w:val="1"/>
      <w:marLeft w:val="0"/>
      <w:marRight w:val="0"/>
      <w:marTop w:val="0"/>
      <w:marBottom w:val="0"/>
      <w:divBdr>
        <w:top w:val="none" w:sz="0" w:space="0" w:color="auto"/>
        <w:left w:val="none" w:sz="0" w:space="0" w:color="auto"/>
        <w:bottom w:val="none" w:sz="0" w:space="0" w:color="auto"/>
        <w:right w:val="none" w:sz="0" w:space="0" w:color="auto"/>
      </w:divBdr>
    </w:div>
    <w:div w:id="322706796">
      <w:bodyDiv w:val="1"/>
      <w:marLeft w:val="0"/>
      <w:marRight w:val="0"/>
      <w:marTop w:val="0"/>
      <w:marBottom w:val="0"/>
      <w:divBdr>
        <w:top w:val="none" w:sz="0" w:space="0" w:color="auto"/>
        <w:left w:val="none" w:sz="0" w:space="0" w:color="auto"/>
        <w:bottom w:val="none" w:sz="0" w:space="0" w:color="auto"/>
        <w:right w:val="none" w:sz="0" w:space="0" w:color="auto"/>
      </w:divBdr>
    </w:div>
    <w:div w:id="362559923">
      <w:bodyDiv w:val="1"/>
      <w:marLeft w:val="0"/>
      <w:marRight w:val="0"/>
      <w:marTop w:val="0"/>
      <w:marBottom w:val="0"/>
      <w:divBdr>
        <w:top w:val="none" w:sz="0" w:space="0" w:color="auto"/>
        <w:left w:val="none" w:sz="0" w:space="0" w:color="auto"/>
        <w:bottom w:val="none" w:sz="0" w:space="0" w:color="auto"/>
        <w:right w:val="none" w:sz="0" w:space="0" w:color="auto"/>
      </w:divBdr>
    </w:div>
    <w:div w:id="497233952">
      <w:bodyDiv w:val="1"/>
      <w:marLeft w:val="0"/>
      <w:marRight w:val="0"/>
      <w:marTop w:val="0"/>
      <w:marBottom w:val="0"/>
      <w:divBdr>
        <w:top w:val="none" w:sz="0" w:space="0" w:color="auto"/>
        <w:left w:val="none" w:sz="0" w:space="0" w:color="auto"/>
        <w:bottom w:val="none" w:sz="0" w:space="0" w:color="auto"/>
        <w:right w:val="none" w:sz="0" w:space="0" w:color="auto"/>
      </w:divBdr>
    </w:div>
    <w:div w:id="754783500">
      <w:bodyDiv w:val="1"/>
      <w:marLeft w:val="0"/>
      <w:marRight w:val="0"/>
      <w:marTop w:val="0"/>
      <w:marBottom w:val="0"/>
      <w:divBdr>
        <w:top w:val="none" w:sz="0" w:space="0" w:color="auto"/>
        <w:left w:val="none" w:sz="0" w:space="0" w:color="auto"/>
        <w:bottom w:val="none" w:sz="0" w:space="0" w:color="auto"/>
        <w:right w:val="none" w:sz="0" w:space="0" w:color="auto"/>
      </w:divBdr>
    </w:div>
    <w:div w:id="804199433">
      <w:bodyDiv w:val="1"/>
      <w:marLeft w:val="0"/>
      <w:marRight w:val="0"/>
      <w:marTop w:val="0"/>
      <w:marBottom w:val="0"/>
      <w:divBdr>
        <w:top w:val="none" w:sz="0" w:space="0" w:color="auto"/>
        <w:left w:val="none" w:sz="0" w:space="0" w:color="auto"/>
        <w:bottom w:val="none" w:sz="0" w:space="0" w:color="auto"/>
        <w:right w:val="none" w:sz="0" w:space="0" w:color="auto"/>
      </w:divBdr>
    </w:div>
    <w:div w:id="816799375">
      <w:bodyDiv w:val="1"/>
      <w:marLeft w:val="0"/>
      <w:marRight w:val="0"/>
      <w:marTop w:val="0"/>
      <w:marBottom w:val="0"/>
      <w:divBdr>
        <w:top w:val="none" w:sz="0" w:space="0" w:color="auto"/>
        <w:left w:val="none" w:sz="0" w:space="0" w:color="auto"/>
        <w:bottom w:val="none" w:sz="0" w:space="0" w:color="auto"/>
        <w:right w:val="none" w:sz="0" w:space="0" w:color="auto"/>
      </w:divBdr>
    </w:div>
    <w:div w:id="979992294">
      <w:bodyDiv w:val="1"/>
      <w:marLeft w:val="0"/>
      <w:marRight w:val="0"/>
      <w:marTop w:val="0"/>
      <w:marBottom w:val="0"/>
      <w:divBdr>
        <w:top w:val="none" w:sz="0" w:space="0" w:color="auto"/>
        <w:left w:val="none" w:sz="0" w:space="0" w:color="auto"/>
        <w:bottom w:val="none" w:sz="0" w:space="0" w:color="auto"/>
        <w:right w:val="none" w:sz="0" w:space="0" w:color="auto"/>
      </w:divBdr>
    </w:div>
    <w:div w:id="1053386374">
      <w:bodyDiv w:val="1"/>
      <w:marLeft w:val="0"/>
      <w:marRight w:val="0"/>
      <w:marTop w:val="0"/>
      <w:marBottom w:val="0"/>
      <w:divBdr>
        <w:top w:val="none" w:sz="0" w:space="0" w:color="auto"/>
        <w:left w:val="none" w:sz="0" w:space="0" w:color="auto"/>
        <w:bottom w:val="none" w:sz="0" w:space="0" w:color="auto"/>
        <w:right w:val="none" w:sz="0" w:space="0" w:color="auto"/>
      </w:divBdr>
    </w:div>
    <w:div w:id="1395157576">
      <w:bodyDiv w:val="1"/>
      <w:marLeft w:val="0"/>
      <w:marRight w:val="0"/>
      <w:marTop w:val="0"/>
      <w:marBottom w:val="0"/>
      <w:divBdr>
        <w:top w:val="none" w:sz="0" w:space="0" w:color="auto"/>
        <w:left w:val="none" w:sz="0" w:space="0" w:color="auto"/>
        <w:bottom w:val="none" w:sz="0" w:space="0" w:color="auto"/>
        <w:right w:val="none" w:sz="0" w:space="0" w:color="auto"/>
      </w:divBdr>
    </w:div>
    <w:div w:id="1493448157">
      <w:bodyDiv w:val="1"/>
      <w:marLeft w:val="0"/>
      <w:marRight w:val="0"/>
      <w:marTop w:val="0"/>
      <w:marBottom w:val="0"/>
      <w:divBdr>
        <w:top w:val="none" w:sz="0" w:space="0" w:color="auto"/>
        <w:left w:val="none" w:sz="0" w:space="0" w:color="auto"/>
        <w:bottom w:val="none" w:sz="0" w:space="0" w:color="auto"/>
        <w:right w:val="none" w:sz="0" w:space="0" w:color="auto"/>
      </w:divBdr>
    </w:div>
    <w:div w:id="1537112137">
      <w:bodyDiv w:val="1"/>
      <w:marLeft w:val="0"/>
      <w:marRight w:val="0"/>
      <w:marTop w:val="0"/>
      <w:marBottom w:val="0"/>
      <w:divBdr>
        <w:top w:val="none" w:sz="0" w:space="0" w:color="auto"/>
        <w:left w:val="none" w:sz="0" w:space="0" w:color="auto"/>
        <w:bottom w:val="none" w:sz="0" w:space="0" w:color="auto"/>
        <w:right w:val="none" w:sz="0" w:space="0" w:color="auto"/>
      </w:divBdr>
    </w:div>
    <w:div w:id="180330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Vandevijvere</dc:creator>
  <cp:keywords/>
  <dc:description/>
  <cp:lastModifiedBy>Gitu, Paula (DAD)</cp:lastModifiedBy>
  <cp:revision>14</cp:revision>
  <dcterms:created xsi:type="dcterms:W3CDTF">2024-09-29T07:21:00Z</dcterms:created>
  <dcterms:modified xsi:type="dcterms:W3CDTF">2024-10-08T12:48:00Z</dcterms:modified>
</cp:coreProperties>
</file>